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5A48E" w14:textId="31C7D5DD" w:rsidR="005B3C03" w:rsidRDefault="006652A3" w:rsidP="006652A3">
      <w:pPr>
        <w:pStyle w:val="Ttulo1"/>
        <w:rPr>
          <w:b/>
          <w:bCs/>
          <w:color w:val="auto"/>
        </w:rPr>
      </w:pPr>
      <w:r w:rsidRPr="00380655">
        <w:rPr>
          <w:b/>
          <w:bCs/>
          <w:color w:val="auto"/>
        </w:rPr>
        <w:t>Estado actual de Meta (Facebook y Instagram)</w:t>
      </w:r>
    </w:p>
    <w:p w14:paraId="0FA403A0" w14:textId="7CB59ED5" w:rsidR="002A5360" w:rsidRDefault="002A5360" w:rsidP="002A5360">
      <w:pPr>
        <w:pStyle w:val="Ttulo2"/>
        <w:numPr>
          <w:ilvl w:val="0"/>
          <w:numId w:val="27"/>
        </w:numPr>
      </w:pPr>
      <w:r>
        <w:t xml:space="preserve">LISC </w:t>
      </w:r>
      <w:proofErr w:type="gramStart"/>
      <w:r>
        <w:t>WEB :</w:t>
      </w:r>
      <w:proofErr w:type="gramEnd"/>
      <w:r>
        <w:t xml:space="preserve"> </w:t>
      </w:r>
    </w:p>
    <w:p w14:paraId="5E9B5D45" w14:textId="3528A912" w:rsidR="002A5360" w:rsidRDefault="002A5360" w:rsidP="002A5360">
      <w:pPr>
        <w:pStyle w:val="Ttulo3"/>
        <w:numPr>
          <w:ilvl w:val="0"/>
          <w:numId w:val="33"/>
        </w:numPr>
      </w:pPr>
      <w:r>
        <w:t>La plataforma web carece de un diseño responsivo haciendo que el logo, los títulos, las imágenes queden de manera</w:t>
      </w:r>
      <w:r w:rsidR="606944F3">
        <w:t xml:space="preserve"> no</w:t>
      </w:r>
      <w:r>
        <w:t xml:space="preserve"> uniforme en el diseño, bajando el Rating y el posicionamiento SEO. (Ejemplo):</w:t>
      </w:r>
    </w:p>
    <w:p w14:paraId="44A133FB" w14:textId="7F6A28AA" w:rsidR="002A5360" w:rsidRPr="002A5360" w:rsidRDefault="009D4D89" w:rsidP="002A5360">
      <w:r>
        <w:rPr>
          <w:noProof/>
        </w:rPr>
        <mc:AlternateContent>
          <mc:Choice Requires="wps">
            <w:drawing>
              <wp:anchor distT="0" distB="0" distL="114300" distR="114300" simplePos="0" relativeHeight="251661312" behindDoc="0" locked="0" layoutInCell="1" allowOverlap="1" wp14:anchorId="3E4B095A" wp14:editId="20D68B58">
                <wp:simplePos x="0" y="0"/>
                <wp:positionH relativeFrom="column">
                  <wp:posOffset>-306412</wp:posOffset>
                </wp:positionH>
                <wp:positionV relativeFrom="paragraph">
                  <wp:posOffset>694920</wp:posOffset>
                </wp:positionV>
                <wp:extent cx="1793631" cy="638071"/>
                <wp:effectExtent l="0" t="0" r="73660" b="67310"/>
                <wp:wrapNone/>
                <wp:docPr id="5" name="Conector recto de flecha 5"/>
                <wp:cNvGraphicFramePr/>
                <a:graphic xmlns:a="http://schemas.openxmlformats.org/drawingml/2006/main">
                  <a:graphicData uri="http://schemas.microsoft.com/office/word/2010/wordprocessingShape">
                    <wps:wsp>
                      <wps:cNvCnPr/>
                      <wps:spPr>
                        <a:xfrm>
                          <a:off x="0" y="0"/>
                          <a:ext cx="1793631" cy="6380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007855" id="_x0000_t32" coordsize="21600,21600" o:spt="32" o:oned="t" path="m,l21600,21600e" filled="f">
                <v:path arrowok="t" fillok="f" o:connecttype="none"/>
                <o:lock v:ext="edit" shapetype="t"/>
              </v:shapetype>
              <v:shape id="Conector recto de flecha 5" o:spid="_x0000_s1026" type="#_x0000_t32" style="position:absolute;margin-left:-24.15pt;margin-top:54.7pt;width:141.25pt;height:5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0FEED3D" wp14:editId="46986C80">
                <wp:simplePos x="0" y="0"/>
                <wp:positionH relativeFrom="column">
                  <wp:posOffset>-301388</wp:posOffset>
                </wp:positionH>
                <wp:positionV relativeFrom="paragraph">
                  <wp:posOffset>232697</wp:posOffset>
                </wp:positionV>
                <wp:extent cx="1778558" cy="462224"/>
                <wp:effectExtent l="0" t="57150" r="0" b="33655"/>
                <wp:wrapNone/>
                <wp:docPr id="4" name="Conector recto de flecha 4"/>
                <wp:cNvGraphicFramePr/>
                <a:graphic xmlns:a="http://schemas.openxmlformats.org/drawingml/2006/main">
                  <a:graphicData uri="http://schemas.microsoft.com/office/word/2010/wordprocessingShape">
                    <wps:wsp>
                      <wps:cNvCnPr/>
                      <wps:spPr>
                        <a:xfrm flipV="1">
                          <a:off x="0" y="0"/>
                          <a:ext cx="1778558" cy="4622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31A8D" id="Conector recto de flecha 4" o:spid="_x0000_s1026" type="#_x0000_t32" style="position:absolute;margin-left:-23.75pt;margin-top:18.3pt;width:140.05pt;height:36.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" strokecolor="red" strokeweight=".5pt">
                <v:stroke endarrow="block" joinstyle="miter"/>
              </v:shape>
            </w:pict>
          </mc:Fallback>
        </mc:AlternateContent>
      </w:r>
      <w:r w:rsidR="002A5360">
        <w:rPr>
          <w:noProof/>
        </w:rPr>
        <mc:AlternateContent>
          <mc:Choice Requires="wps">
            <w:drawing>
              <wp:anchor distT="0" distB="0" distL="114300" distR="114300" simplePos="0" relativeHeight="251659264" behindDoc="0" locked="0" layoutInCell="1" allowOverlap="1" wp14:anchorId="69F2CA06" wp14:editId="4DAC4B99">
                <wp:simplePos x="0" y="0"/>
                <wp:positionH relativeFrom="column">
                  <wp:posOffset>648653</wp:posOffset>
                </wp:positionH>
                <wp:positionV relativeFrom="paragraph">
                  <wp:posOffset>53658</wp:posOffset>
                </wp:positionV>
                <wp:extent cx="2085975" cy="152400"/>
                <wp:effectExtent l="19050" t="19050" r="28575" b="19050"/>
                <wp:wrapNone/>
                <wp:docPr id="3" name="Rectángulo 3"/>
                <wp:cNvGraphicFramePr/>
                <a:graphic xmlns:a="http://schemas.openxmlformats.org/drawingml/2006/main">
                  <a:graphicData uri="http://schemas.microsoft.com/office/word/2010/wordprocessingShape">
                    <wps:wsp>
                      <wps:cNvSpPr/>
                      <wps:spPr>
                        <a:xfrm>
                          <a:off x="0" y="0"/>
                          <a:ext cx="2085975" cy="152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A4BB7" id="Rectángulo 3" o:spid="_x0000_s1026" style="position:absolute;margin-left:51.1pt;margin-top:4.25pt;width:164.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" filled="f" strokecolor="red" strokeweight="3pt"/>
            </w:pict>
          </mc:Fallback>
        </mc:AlternateContent>
      </w:r>
      <w:r w:rsidR="002A5360" w:rsidRPr="002A5360">
        <w:rPr>
          <w:noProof/>
        </w:rPr>
        <w:drawing>
          <wp:inline distT="0" distB="0" distL="0" distR="0" wp14:anchorId="351E721F" wp14:editId="11333C35">
            <wp:extent cx="5612130" cy="20027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002790"/>
                    </a:xfrm>
                    <a:prstGeom prst="rect">
                      <a:avLst/>
                    </a:prstGeom>
                  </pic:spPr>
                </pic:pic>
              </a:graphicData>
            </a:graphic>
          </wp:inline>
        </w:drawing>
      </w:r>
    </w:p>
    <w:p w14:paraId="6A570C90" w14:textId="51A7DA7D" w:rsidR="00A92A27" w:rsidRDefault="003475AE" w:rsidP="00A92A27">
      <w:pPr>
        <w:pStyle w:val="Ttulo3"/>
        <w:numPr>
          <w:ilvl w:val="0"/>
          <w:numId w:val="33"/>
        </w:numPr>
      </w:pPr>
      <w:r>
        <w:t xml:space="preserve">SEO en mal posicionamiento usando la herramienta SERPROBOT </w:t>
      </w:r>
      <w:r w:rsidR="00A92A27">
        <w:t xml:space="preserve">utilizando la </w:t>
      </w:r>
      <w:proofErr w:type="spellStart"/>
      <w:r w:rsidR="00A92A27">
        <w:t>keyword</w:t>
      </w:r>
      <w:proofErr w:type="spellEnd"/>
      <w:r w:rsidR="00A92A27">
        <w:t xml:space="preserve"> = </w:t>
      </w:r>
      <w:proofErr w:type="gramStart"/>
      <w:r w:rsidR="00A92A27">
        <w:t xml:space="preserve">“ </w:t>
      </w:r>
      <w:proofErr w:type="spellStart"/>
      <w:r w:rsidR="00A92A27">
        <w:t>logistic</w:t>
      </w:r>
      <w:proofErr w:type="spellEnd"/>
      <w:proofErr w:type="gramEnd"/>
      <w:r w:rsidR="00A92A27">
        <w:t xml:space="preserve">” para muestreo, no figuramos en el top  100, </w:t>
      </w:r>
      <w:proofErr w:type="spellStart"/>
      <w:r w:rsidR="00A92A27">
        <w:t>mas</w:t>
      </w:r>
      <w:proofErr w:type="spellEnd"/>
      <w:r w:rsidR="00A92A27">
        <w:t xml:space="preserve"> sin embargo analizando la misma métrica en panamá estamos en el puesto 14-15(DEPENDIENDO DEL BUSCADOR). (Ejemplo):</w:t>
      </w:r>
    </w:p>
    <w:p w14:paraId="2F75D184" w14:textId="622A729B" w:rsidR="00A92A27" w:rsidRDefault="00A92A27" w:rsidP="00A92A27">
      <w:pPr>
        <w:pStyle w:val="Prrafodelista"/>
        <w:numPr>
          <w:ilvl w:val="0"/>
          <w:numId w:val="34"/>
        </w:numPr>
      </w:pPr>
      <w:r>
        <w:t>Buscador en el mundo (Google.com):</w:t>
      </w:r>
    </w:p>
    <w:p w14:paraId="117B94DB" w14:textId="799A8147" w:rsidR="00A92A27" w:rsidRDefault="00A92A27" w:rsidP="00A92A27">
      <w:pPr>
        <w:pStyle w:val="Prrafodelista"/>
        <w:ind w:left="1428"/>
      </w:pPr>
      <w:r>
        <w:rPr>
          <w:noProof/>
        </w:rPr>
        <w:drawing>
          <wp:inline distT="0" distB="0" distL="0" distR="0" wp14:anchorId="375E7349" wp14:editId="6EB26E6A">
            <wp:extent cx="4684424" cy="1947868"/>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4424" cy="1947868"/>
                    </a:xfrm>
                    <a:prstGeom prst="rect">
                      <a:avLst/>
                    </a:prstGeom>
                  </pic:spPr>
                </pic:pic>
              </a:graphicData>
            </a:graphic>
          </wp:inline>
        </w:drawing>
      </w:r>
    </w:p>
    <w:p w14:paraId="014A672F" w14:textId="58E20C20" w:rsidR="00A92A27" w:rsidRDefault="00A92A27" w:rsidP="00A92A27">
      <w:pPr>
        <w:pStyle w:val="Prrafodelista"/>
        <w:numPr>
          <w:ilvl w:val="0"/>
          <w:numId w:val="34"/>
        </w:numPr>
      </w:pPr>
      <w:r>
        <w:t>Buscador en Panamá (Google.com.pa):</w:t>
      </w:r>
    </w:p>
    <w:p w14:paraId="72F81578" w14:textId="69913792" w:rsidR="00A92A27" w:rsidRPr="00A92A27" w:rsidRDefault="00A92A27" w:rsidP="00A92A27">
      <w:pPr>
        <w:pStyle w:val="Prrafodelista"/>
        <w:ind w:left="1428"/>
      </w:pPr>
      <w:r>
        <w:rPr>
          <w:noProof/>
        </w:rPr>
        <w:lastRenderedPageBreak/>
        <w:drawing>
          <wp:inline distT="0" distB="0" distL="0" distR="0" wp14:anchorId="030DDA5F" wp14:editId="30CBF1C8">
            <wp:extent cx="4993046" cy="2111792"/>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9">
                      <a:extLst>
                        <a:ext uri="{28A0092B-C50C-407E-A947-70E740481C1C}">
                          <a14:useLocalDpi xmlns:a14="http://schemas.microsoft.com/office/drawing/2010/main" val="0"/>
                        </a:ext>
                      </a:extLst>
                    </a:blip>
                    <a:stretch>
                      <a:fillRect/>
                    </a:stretch>
                  </pic:blipFill>
                  <pic:spPr>
                    <a:xfrm>
                      <a:off x="0" y="0"/>
                      <a:ext cx="4993046" cy="2111792"/>
                    </a:xfrm>
                    <a:prstGeom prst="rect">
                      <a:avLst/>
                    </a:prstGeom>
                  </pic:spPr>
                </pic:pic>
              </a:graphicData>
            </a:graphic>
          </wp:inline>
        </w:drawing>
      </w:r>
    </w:p>
    <w:p w14:paraId="4183E2DD" w14:textId="5F6040C1" w:rsidR="00380655" w:rsidRDefault="00380655" w:rsidP="00380655">
      <w:pPr>
        <w:pStyle w:val="Ttulo2"/>
        <w:numPr>
          <w:ilvl w:val="0"/>
          <w:numId w:val="27"/>
        </w:numPr>
      </w:pPr>
      <w:r w:rsidRPr="00380655">
        <w:rPr>
          <w:b/>
          <w:bCs/>
          <w:color w:val="auto"/>
        </w:rPr>
        <w:t>Instagram</w:t>
      </w:r>
      <w:r>
        <w:t>:</w:t>
      </w:r>
    </w:p>
    <w:p w14:paraId="7866D7B6" w14:textId="581B7E44" w:rsidR="00380655" w:rsidRDefault="0078607C" w:rsidP="00380655">
      <w:pPr>
        <w:pStyle w:val="Ttulo3"/>
        <w:numPr>
          <w:ilvl w:val="0"/>
          <w:numId w:val="31"/>
        </w:numPr>
      </w:pPr>
      <w:r>
        <w:t xml:space="preserve">No usar contenido repetitivo para evitar </w:t>
      </w:r>
      <w:proofErr w:type="spellStart"/>
      <w:r>
        <w:t>shadowbans</w:t>
      </w:r>
      <w:proofErr w:type="spellEnd"/>
      <w:r>
        <w:t xml:space="preserve">, el </w:t>
      </w:r>
      <w:proofErr w:type="spellStart"/>
      <w:r>
        <w:t>instagram</w:t>
      </w:r>
      <w:proofErr w:type="spellEnd"/>
      <w:r>
        <w:t xml:space="preserve"> actual cuenta con un </w:t>
      </w:r>
      <w:proofErr w:type="spellStart"/>
      <w:r>
        <w:t>shadowban</w:t>
      </w:r>
      <w:proofErr w:type="spellEnd"/>
      <w:r>
        <w:t xml:space="preserve"> por incumplir las normas de la </w:t>
      </w:r>
      <w:r w:rsidR="002A5360">
        <w:t>comunidad (</w:t>
      </w:r>
      <w:r>
        <w:t>Ejemplo):</w:t>
      </w:r>
    </w:p>
    <w:p w14:paraId="39F3AC07" w14:textId="285BDD83" w:rsidR="0078607C" w:rsidRDefault="0078607C" w:rsidP="0078607C">
      <w:r w:rsidRPr="0078607C">
        <w:rPr>
          <w:noProof/>
        </w:rPr>
        <w:drawing>
          <wp:inline distT="0" distB="0" distL="0" distR="0" wp14:anchorId="73EC4E57" wp14:editId="732725F9">
            <wp:extent cx="5612130" cy="22834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83460"/>
                    </a:xfrm>
                    <a:prstGeom prst="rect">
                      <a:avLst/>
                    </a:prstGeom>
                  </pic:spPr>
                </pic:pic>
              </a:graphicData>
            </a:graphic>
          </wp:inline>
        </w:drawing>
      </w:r>
    </w:p>
    <w:p w14:paraId="5538ABD4" w14:textId="379EE871" w:rsidR="00756CCC" w:rsidRDefault="52E3A436" w:rsidP="00756CCC">
      <w:pPr>
        <w:pStyle w:val="Ttulo3"/>
        <w:numPr>
          <w:ilvl w:val="0"/>
          <w:numId w:val="37"/>
        </w:numPr>
      </w:pPr>
      <w:r>
        <w:lastRenderedPageBreak/>
        <w:t xml:space="preserve">Implementar el uso de métricas para hashtag o tag, usando los tags más eficientes, usando herramienta de </w:t>
      </w:r>
      <w:proofErr w:type="spellStart"/>
      <w:r>
        <w:t>search</w:t>
      </w:r>
      <w:proofErr w:type="spellEnd"/>
      <w:r>
        <w:t xml:space="preserve"> como </w:t>
      </w:r>
      <w:proofErr w:type="spellStart"/>
      <w:r w:rsidR="45912757">
        <w:t>all</w:t>
      </w:r>
      <w:proofErr w:type="spellEnd"/>
      <w:r w:rsidR="45912757">
        <w:t>-hashtag</w:t>
      </w:r>
    </w:p>
    <w:p w14:paraId="757857E3" w14:textId="6FC36845" w:rsidR="1A18E426" w:rsidRDefault="45912757" w:rsidP="1A18E426">
      <w:r>
        <w:rPr>
          <w:noProof/>
        </w:rPr>
        <w:drawing>
          <wp:inline distT="0" distB="0" distL="0" distR="0" wp14:anchorId="6A8A6BB9" wp14:editId="2F0B9158">
            <wp:extent cx="8026979" cy="3945464"/>
            <wp:effectExtent l="0" t="0" r="0" b="0"/>
            <wp:docPr id="134750751" name="Imagen 13475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8026979" cy="3945464"/>
                    </a:xfrm>
                    <a:prstGeom prst="rect">
                      <a:avLst/>
                    </a:prstGeom>
                  </pic:spPr>
                </pic:pic>
              </a:graphicData>
            </a:graphic>
          </wp:inline>
        </w:drawing>
      </w:r>
    </w:p>
    <w:p w14:paraId="45F34E06" w14:textId="6B8E1F57" w:rsidR="00756CCC" w:rsidRDefault="23305AD7" w:rsidP="1A18E426">
      <w:pPr>
        <w:pStyle w:val="Ttulo1"/>
      </w:pPr>
      <w:r>
        <w:t>METRICAS</w:t>
      </w:r>
    </w:p>
    <w:p w14:paraId="27D1E2FC" w14:textId="39FD9CA3" w:rsidR="00756CCC" w:rsidRDefault="00756CCC" w:rsidP="1A18E426">
      <w:pPr>
        <w:pStyle w:val="Ttulo2"/>
      </w:pPr>
    </w:p>
    <w:p w14:paraId="516EF0CE" w14:textId="3AE8FFAA" w:rsidR="00756CCC" w:rsidRDefault="23305AD7" w:rsidP="1A18E426">
      <w:pPr>
        <w:pStyle w:val="Ttulo2"/>
      </w:pPr>
      <w:r>
        <w:t xml:space="preserve">LISC – </w:t>
      </w:r>
      <w:r w:rsidR="14979B09">
        <w:t>Facebook &amp; Instagram</w:t>
      </w:r>
    </w:p>
    <w:p w14:paraId="06AB7BF0" w14:textId="5AD1EA40" w:rsidR="1A18E426" w:rsidRDefault="1A18E426"/>
    <w:p w14:paraId="17A501EA" w14:textId="3944856D" w:rsidR="009F5059" w:rsidRDefault="14979B09" w:rsidP="1A18E426">
      <w:pPr>
        <w:pStyle w:val="Ttulo3"/>
        <w:numPr>
          <w:ilvl w:val="0"/>
          <w:numId w:val="25"/>
        </w:numPr>
      </w:pPr>
      <w:proofErr w:type="spellStart"/>
      <w:r>
        <w:t>Interaciones</w:t>
      </w:r>
      <w:proofErr w:type="spellEnd"/>
      <w:r w:rsidR="1F97EA60">
        <w:t>:</w:t>
      </w:r>
    </w:p>
    <w:p w14:paraId="3F8ADD5B" w14:textId="77060EDC" w:rsidR="1F97EA60" w:rsidRDefault="1F97EA60" w:rsidP="1A18E426">
      <w:pPr>
        <w:ind w:left="1416"/>
        <w:jc w:val="both"/>
      </w:pPr>
      <w:r>
        <w:t xml:space="preserve">Evaluación de la </w:t>
      </w:r>
      <w:proofErr w:type="spellStart"/>
      <w:proofErr w:type="gramStart"/>
      <w:r>
        <w:t>metrica</w:t>
      </w:r>
      <w:proofErr w:type="spellEnd"/>
      <w:r>
        <w:t xml:space="preserve"> :</w:t>
      </w:r>
      <w:proofErr w:type="gramEnd"/>
      <w:r>
        <w:t xml:space="preserve"> </w:t>
      </w:r>
    </w:p>
    <w:p w14:paraId="6BBAC66A" w14:textId="11E310B9" w:rsidR="1F97EA60" w:rsidRDefault="1F97EA60" w:rsidP="1A18E426">
      <w:pPr>
        <w:pStyle w:val="Prrafodelista"/>
        <w:ind w:left="1428"/>
        <w:jc w:val="both"/>
      </w:pPr>
      <w:r>
        <w:t xml:space="preserve">Grafica </w:t>
      </w:r>
      <w:proofErr w:type="gramStart"/>
      <w:r>
        <w:t>Izquierda  -</w:t>
      </w:r>
      <w:proofErr w:type="gramEnd"/>
      <w:r>
        <w:t xml:space="preserve">  Facebook  interacción nula </w:t>
      </w:r>
    </w:p>
    <w:p w14:paraId="130E8E0B" w14:textId="1B865D64" w:rsidR="1F97EA60" w:rsidRDefault="1F97EA60" w:rsidP="1A18E426">
      <w:pPr>
        <w:pStyle w:val="Prrafodelista"/>
        <w:ind w:left="1428"/>
        <w:jc w:val="both"/>
      </w:pPr>
      <w:r>
        <w:t xml:space="preserve">Grafica derecha </w:t>
      </w:r>
      <w:proofErr w:type="gramStart"/>
      <w:r>
        <w:t xml:space="preserve">-  </w:t>
      </w:r>
      <w:proofErr w:type="spellStart"/>
      <w:r>
        <w:t>instagram</w:t>
      </w:r>
      <w:proofErr w:type="spellEnd"/>
      <w:proofErr w:type="gramEnd"/>
      <w:r>
        <w:t xml:space="preserve"> </w:t>
      </w:r>
      <w:proofErr w:type="spellStart"/>
      <w:r>
        <w:t>interación</w:t>
      </w:r>
      <w:proofErr w:type="spellEnd"/>
      <w:r>
        <w:t xml:space="preserve"> del 25%  </w:t>
      </w:r>
    </w:p>
    <w:p w14:paraId="172A47CF" w14:textId="3FDF22E1" w:rsidR="6483EE16" w:rsidRDefault="6483EE16" w:rsidP="1A18E426">
      <w:pPr>
        <w:pStyle w:val="Prrafodelista"/>
        <w:ind w:left="1428"/>
        <w:jc w:val="both"/>
      </w:pPr>
      <w:r w:rsidRPr="1A18E426">
        <w:rPr>
          <w:b/>
          <w:bCs/>
        </w:rPr>
        <w:t xml:space="preserve">Información personal de la </w:t>
      </w:r>
      <w:proofErr w:type="spellStart"/>
      <w:r w:rsidRPr="1A18E426">
        <w:rPr>
          <w:b/>
          <w:bCs/>
        </w:rPr>
        <w:t>metrica</w:t>
      </w:r>
      <w:proofErr w:type="spellEnd"/>
      <w:r w:rsidRPr="1A18E426">
        <w:rPr>
          <w:b/>
          <w:bCs/>
        </w:rPr>
        <w:t>:</w:t>
      </w:r>
      <w:r>
        <w:t xml:space="preserve">  </w:t>
      </w:r>
      <w:r w:rsidR="2B1AA18C">
        <w:t>Poca captación de interacciones en ambas plataformas desde los meses de agosto y septiembre no han logrado</w:t>
      </w:r>
      <w:r w:rsidR="76B098AB">
        <w:t xml:space="preserve"> el objetivo de las plataformas </w:t>
      </w:r>
    </w:p>
    <w:p w14:paraId="47691A37" w14:textId="012AB26B" w:rsidR="009F5059" w:rsidRDefault="38080E0B" w:rsidP="00756CCC">
      <w:r>
        <w:rPr>
          <w:noProof/>
        </w:rPr>
        <w:lastRenderedPageBreak/>
        <w:drawing>
          <wp:inline distT="0" distB="0" distL="0" distR="0" wp14:anchorId="6D2F590D" wp14:editId="3375F94E">
            <wp:extent cx="5602605" cy="25933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5602605" cy="2593340"/>
                    </a:xfrm>
                    <a:prstGeom prst="rect">
                      <a:avLst/>
                    </a:prstGeom>
                  </pic:spPr>
                </pic:pic>
              </a:graphicData>
            </a:graphic>
          </wp:inline>
        </w:drawing>
      </w:r>
    </w:p>
    <w:p w14:paraId="343DB11C" w14:textId="1EBFC53F" w:rsidR="009F5059" w:rsidRDefault="67058636" w:rsidP="5D9C4760">
      <w:pPr>
        <w:pStyle w:val="Ttulo3"/>
      </w:pPr>
      <w:r>
        <w:t>Vistas:</w:t>
      </w:r>
    </w:p>
    <w:p w14:paraId="2745D0F8" w14:textId="5CDE1496" w:rsidR="707C26E8" w:rsidRDefault="707C26E8" w:rsidP="1A18E426">
      <w:pPr>
        <w:pStyle w:val="Prrafodelista"/>
        <w:ind w:left="1428"/>
      </w:pPr>
      <w:r>
        <w:t>Grafica izquierda – Facebook vistas</w:t>
      </w:r>
    </w:p>
    <w:p w14:paraId="72AF52CD" w14:textId="794D41C7" w:rsidR="707C26E8" w:rsidRDefault="707C26E8" w:rsidP="1A18E426">
      <w:pPr>
        <w:pStyle w:val="Prrafodelista"/>
        <w:ind w:left="1428"/>
      </w:pPr>
      <w:r>
        <w:t>Grafica derecha – Instagram vistas</w:t>
      </w:r>
    </w:p>
    <w:p w14:paraId="5CBC32BF" w14:textId="09EE6F14" w:rsidR="38F36341" w:rsidRDefault="38F36341" w:rsidP="1A18E426">
      <w:pPr>
        <w:pStyle w:val="Prrafodelista"/>
        <w:ind w:left="1428"/>
      </w:pPr>
      <w:r>
        <w:t xml:space="preserve">Detalle de la métrica revisada: Poca captación de vistas en ambas cuentas no logrando el objetivo de vistas. </w:t>
      </w:r>
    </w:p>
    <w:p w14:paraId="2D041B65" w14:textId="4EC8D97B" w:rsidR="009F5059" w:rsidRDefault="38080E0B" w:rsidP="00756CCC">
      <w:r>
        <w:rPr>
          <w:noProof/>
        </w:rPr>
        <w:drawing>
          <wp:inline distT="0" distB="0" distL="0" distR="0" wp14:anchorId="3756290E" wp14:editId="210AD1FE">
            <wp:extent cx="5602605" cy="259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5602605" cy="2593340"/>
                    </a:xfrm>
                    <a:prstGeom prst="rect">
                      <a:avLst/>
                    </a:prstGeom>
                  </pic:spPr>
                </pic:pic>
              </a:graphicData>
            </a:graphic>
          </wp:inline>
        </w:drawing>
      </w:r>
    </w:p>
    <w:p w14:paraId="5CDEFE78" w14:textId="5A07AED6" w:rsidR="009F5059" w:rsidRDefault="67058636" w:rsidP="7B1402D4">
      <w:pPr>
        <w:pStyle w:val="Ttulo3"/>
        <w:numPr>
          <w:ilvl w:val="0"/>
          <w:numId w:val="23"/>
        </w:numPr>
      </w:pPr>
      <w:r>
        <w:t>Alcance</w:t>
      </w:r>
    </w:p>
    <w:p w14:paraId="08663C24" w14:textId="218CB924" w:rsidR="26D95527" w:rsidRDefault="26D95527" w:rsidP="1A18E426">
      <w:pPr>
        <w:pStyle w:val="Prrafodelista"/>
        <w:ind w:left="1428"/>
      </w:pPr>
      <w:r>
        <w:t xml:space="preserve">Grafica </w:t>
      </w:r>
      <w:r w:rsidR="461221C7">
        <w:t>izquierda:</w:t>
      </w:r>
      <w:r>
        <w:t xml:space="preserve"> Alcance de Facebook</w:t>
      </w:r>
    </w:p>
    <w:p w14:paraId="0EB6D357" w14:textId="0B8F9559" w:rsidR="26D95527" w:rsidRDefault="26D95527" w:rsidP="1A18E426">
      <w:pPr>
        <w:pStyle w:val="Prrafodelista"/>
        <w:ind w:left="1428"/>
      </w:pPr>
      <w:r>
        <w:t xml:space="preserve">Grafica </w:t>
      </w:r>
      <w:r w:rsidR="7F46177A">
        <w:t>derecha:</w:t>
      </w:r>
      <w:r>
        <w:t xml:space="preserve"> Alcance de </w:t>
      </w:r>
      <w:proofErr w:type="spellStart"/>
      <w:r>
        <w:t>instagram</w:t>
      </w:r>
      <w:proofErr w:type="spellEnd"/>
    </w:p>
    <w:p w14:paraId="32FDE504" w14:textId="7E193F03" w:rsidR="26D95527" w:rsidRDefault="26D95527" w:rsidP="1A18E426">
      <w:pPr>
        <w:pStyle w:val="Prrafodelista"/>
        <w:ind w:left="1428"/>
      </w:pPr>
      <w:r w:rsidRPr="1A18E426">
        <w:rPr>
          <w:b/>
          <w:bCs/>
        </w:rPr>
        <w:t>Detalle de la métrica:</w:t>
      </w:r>
      <w:r>
        <w:t xml:space="preserve"> Facebook con el alcance menor </w:t>
      </w:r>
      <w:r w:rsidR="517B93DB">
        <w:t xml:space="preserve">y con </w:t>
      </w:r>
      <w:proofErr w:type="spellStart"/>
      <w:r w:rsidR="517B93DB">
        <w:t>instagram</w:t>
      </w:r>
      <w:proofErr w:type="spellEnd"/>
      <w:r w:rsidR="517B93DB">
        <w:t xml:space="preserve"> manteniendo el alcance en una </w:t>
      </w:r>
      <w:r w:rsidR="68653298">
        <w:t>métrica</w:t>
      </w:r>
      <w:r w:rsidR="517B93DB">
        <w:t xml:space="preserve"> estable por tanto hay que logar el alcance de </w:t>
      </w:r>
      <w:proofErr w:type="spellStart"/>
      <w:r w:rsidR="517B93DB">
        <w:t>facebook</w:t>
      </w:r>
      <w:proofErr w:type="spellEnd"/>
      <w:r w:rsidR="517B93DB">
        <w:t xml:space="preserve"> e impulsar aún más el alcance de </w:t>
      </w:r>
      <w:proofErr w:type="spellStart"/>
      <w:r w:rsidR="517B93DB">
        <w:t>instagram</w:t>
      </w:r>
      <w:proofErr w:type="spellEnd"/>
      <w:r w:rsidR="517B93DB">
        <w:t>.</w:t>
      </w:r>
    </w:p>
    <w:p w14:paraId="72BA4E02" w14:textId="7EB14426" w:rsidR="009F5059" w:rsidRDefault="14979B09" w:rsidP="00756CCC">
      <w:r>
        <w:rPr>
          <w:noProof/>
        </w:rPr>
        <w:lastRenderedPageBreak/>
        <w:drawing>
          <wp:inline distT="0" distB="0" distL="0" distR="0" wp14:anchorId="51F6D1C0" wp14:editId="36060B8E">
            <wp:extent cx="5602606" cy="2593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5602606" cy="2593340"/>
                    </a:xfrm>
                    <a:prstGeom prst="rect">
                      <a:avLst/>
                    </a:prstGeom>
                  </pic:spPr>
                </pic:pic>
              </a:graphicData>
            </a:graphic>
          </wp:inline>
        </w:drawing>
      </w:r>
    </w:p>
    <w:p w14:paraId="3611257D" w14:textId="45B36CCC" w:rsidR="009F5059" w:rsidRDefault="67058636" w:rsidP="7B1402D4">
      <w:pPr>
        <w:pStyle w:val="Ttulo3"/>
        <w:numPr>
          <w:ilvl w:val="0"/>
          <w:numId w:val="22"/>
        </w:numPr>
      </w:pPr>
      <w:proofErr w:type="spellStart"/>
      <w:proofErr w:type="gramStart"/>
      <w:r>
        <w:t>Click</w:t>
      </w:r>
      <w:proofErr w:type="spellEnd"/>
      <w:proofErr w:type="gramEnd"/>
      <w:r>
        <w:t xml:space="preserve"> en links</w:t>
      </w:r>
    </w:p>
    <w:p w14:paraId="53554339" w14:textId="076ACFFD" w:rsidR="342C35AA" w:rsidRDefault="342C35AA" w:rsidP="1A18E426">
      <w:pPr>
        <w:pStyle w:val="Prrafodelista"/>
        <w:ind w:left="1428"/>
      </w:pPr>
      <w:r>
        <w:t xml:space="preserve">Grafica izquierda: </w:t>
      </w:r>
      <w:proofErr w:type="spellStart"/>
      <w:proofErr w:type="gramStart"/>
      <w:r>
        <w:t>Click</w:t>
      </w:r>
      <w:proofErr w:type="spellEnd"/>
      <w:proofErr w:type="gramEnd"/>
      <w:r>
        <w:t xml:space="preserve"> en </w:t>
      </w:r>
      <w:proofErr w:type="spellStart"/>
      <w:r>
        <w:t>facebook</w:t>
      </w:r>
      <w:proofErr w:type="spellEnd"/>
    </w:p>
    <w:p w14:paraId="179BEF65" w14:textId="56176A21" w:rsidR="342C35AA" w:rsidRDefault="342C35AA" w:rsidP="1A18E426">
      <w:pPr>
        <w:pStyle w:val="Prrafodelista"/>
        <w:ind w:left="1428"/>
      </w:pPr>
      <w:r>
        <w:t xml:space="preserve">Grafica derecha: </w:t>
      </w:r>
      <w:proofErr w:type="spellStart"/>
      <w:proofErr w:type="gramStart"/>
      <w:r>
        <w:t>Click</w:t>
      </w:r>
      <w:proofErr w:type="spellEnd"/>
      <w:proofErr w:type="gramEnd"/>
      <w:r>
        <w:t xml:space="preserve"> en </w:t>
      </w:r>
      <w:proofErr w:type="spellStart"/>
      <w:r>
        <w:t>instagram</w:t>
      </w:r>
      <w:proofErr w:type="spellEnd"/>
    </w:p>
    <w:p w14:paraId="1E01BA99" w14:textId="68B006CB" w:rsidR="342C35AA" w:rsidRDefault="342C35AA" w:rsidP="1A18E426">
      <w:pPr>
        <w:pStyle w:val="Prrafodelista"/>
        <w:ind w:left="1428"/>
      </w:pPr>
      <w:r w:rsidRPr="1A18E426">
        <w:rPr>
          <w:b/>
          <w:bCs/>
        </w:rPr>
        <w:t xml:space="preserve">Detalle de la métrica: </w:t>
      </w:r>
      <w:r w:rsidR="027520A3">
        <w:t xml:space="preserve">En ambas cuentas tienen nula interacción con los </w:t>
      </w:r>
      <w:proofErr w:type="spellStart"/>
      <w:proofErr w:type="gramStart"/>
      <w:r w:rsidR="027520A3">
        <w:t>click</w:t>
      </w:r>
      <w:proofErr w:type="spellEnd"/>
      <w:proofErr w:type="gramEnd"/>
      <w:r w:rsidR="027520A3">
        <w:t xml:space="preserve"> y enlaces por lo tanto haciendo que esta no tenga </w:t>
      </w:r>
      <w:proofErr w:type="spellStart"/>
      <w:r w:rsidR="027520A3">
        <w:t>click</w:t>
      </w:r>
      <w:proofErr w:type="spellEnd"/>
      <w:r w:rsidR="027520A3">
        <w:t xml:space="preserve"> e interacciones</w:t>
      </w:r>
      <w:r>
        <w:t xml:space="preserve"> </w:t>
      </w:r>
      <w:r w:rsidRPr="1A18E426">
        <w:rPr>
          <w:b/>
          <w:bCs/>
        </w:rPr>
        <w:t xml:space="preserve"> </w:t>
      </w:r>
    </w:p>
    <w:p w14:paraId="2CFD0E60" w14:textId="3A5284A8" w:rsidR="009F5059" w:rsidRPr="00756CCC" w:rsidRDefault="1A18E426" w:rsidP="00756CCC">
      <w:r>
        <w:rPr>
          <w:noProof/>
        </w:rPr>
        <w:drawing>
          <wp:anchor distT="0" distB="0" distL="114300" distR="114300" simplePos="0" relativeHeight="251658240" behindDoc="0" locked="0" layoutInCell="1" allowOverlap="1" wp14:anchorId="54C66CD8" wp14:editId="3F5C438E">
            <wp:simplePos x="0" y="0"/>
            <wp:positionH relativeFrom="column">
              <wp:align>left</wp:align>
            </wp:positionH>
            <wp:positionV relativeFrom="paragraph">
              <wp:posOffset>0</wp:posOffset>
            </wp:positionV>
            <wp:extent cx="5602606" cy="2593340"/>
            <wp:effectExtent l="0" t="0" r="0" b="0"/>
            <wp:wrapNone/>
            <wp:docPr id="135988395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5">
                      <a:extLst>
                        <a:ext uri="{28A0092B-C50C-407E-A947-70E740481C1C}">
                          <a14:useLocalDpi xmlns:a14="http://schemas.microsoft.com/office/drawing/2010/main" val="0"/>
                        </a:ext>
                      </a:extLst>
                    </a:blip>
                    <a:stretch>
                      <a:fillRect/>
                    </a:stretch>
                  </pic:blipFill>
                  <pic:spPr>
                    <a:xfrm>
                      <a:off x="0" y="0"/>
                      <a:ext cx="5602606" cy="2593340"/>
                    </a:xfrm>
                    <a:prstGeom prst="rect">
                      <a:avLst/>
                    </a:prstGeom>
                  </pic:spPr>
                </pic:pic>
              </a:graphicData>
            </a:graphic>
            <wp14:sizeRelH relativeFrom="page">
              <wp14:pctWidth>0</wp14:pctWidth>
            </wp14:sizeRelH>
            <wp14:sizeRelV relativeFrom="page">
              <wp14:pctHeight>0</wp14:pctHeight>
            </wp14:sizeRelV>
          </wp:anchor>
        </w:drawing>
      </w:r>
    </w:p>
    <w:p w14:paraId="0B6F5DA1" w14:textId="5BF80808" w:rsidR="1A18E426" w:rsidRDefault="1A18E426"/>
    <w:p w14:paraId="5CD4F1AF" w14:textId="48840FB0" w:rsidR="1A18E426" w:rsidRDefault="1A18E426"/>
    <w:p w14:paraId="21BDFD18" w14:textId="2BD6C8D6" w:rsidR="1A18E426" w:rsidRDefault="1A18E426"/>
    <w:p w14:paraId="2D662FCA" w14:textId="5172C174" w:rsidR="1A18E426" w:rsidRDefault="1A18E426"/>
    <w:p w14:paraId="4A83160E" w14:textId="558B039F" w:rsidR="1A18E426" w:rsidRDefault="1A18E426"/>
    <w:p w14:paraId="40F0CA56" w14:textId="3478F351" w:rsidR="1A18E426" w:rsidRDefault="1A18E426"/>
    <w:p w14:paraId="799AEC90" w14:textId="7D57454D" w:rsidR="1A18E426" w:rsidRDefault="1A18E426"/>
    <w:p w14:paraId="7F89A963" w14:textId="57CE9DAF" w:rsidR="1A18E426" w:rsidRDefault="1A18E426" w:rsidP="1A18E426"/>
    <w:p w14:paraId="1958FFCA" w14:textId="73ACF611" w:rsidR="7B1402D4" w:rsidRDefault="7B1402D4" w:rsidP="7B1402D4"/>
    <w:p w14:paraId="5CCC5C38" w14:textId="46A2FF3F" w:rsidR="7B1402D4" w:rsidRDefault="7B1402D4" w:rsidP="7B1402D4"/>
    <w:p w14:paraId="6E0ED883" w14:textId="488A28F8" w:rsidR="7B1402D4" w:rsidRDefault="7B1402D4" w:rsidP="7B1402D4"/>
    <w:p w14:paraId="2E2DE395" w14:textId="13DC6B0C" w:rsidR="6C6078C5" w:rsidRDefault="6C6078C5" w:rsidP="7B1402D4">
      <w:pPr>
        <w:pStyle w:val="Ttulo1"/>
      </w:pPr>
      <w:r>
        <w:t xml:space="preserve">Implementación de </w:t>
      </w:r>
      <w:r w:rsidR="6803AFAB">
        <w:t>CHATBOT</w:t>
      </w:r>
      <w:r w:rsidR="2AE64F4B">
        <w:t>:</w:t>
      </w:r>
    </w:p>
    <w:p w14:paraId="21DE5629" w14:textId="42BE7F9C" w:rsidR="6075B4A6" w:rsidRDefault="6075B4A6" w:rsidP="7B1402D4">
      <w:pPr>
        <w:pStyle w:val="Ttulo2"/>
        <w:numPr>
          <w:ilvl w:val="0"/>
          <w:numId w:val="21"/>
        </w:numPr>
      </w:pPr>
      <w:proofErr w:type="spellStart"/>
      <w:proofErr w:type="gramStart"/>
      <w:r>
        <w:t>Chatfuel</w:t>
      </w:r>
      <w:proofErr w:type="spellEnd"/>
      <w:r>
        <w:t xml:space="preserve"> :</w:t>
      </w:r>
      <w:proofErr w:type="gramEnd"/>
    </w:p>
    <w:p w14:paraId="66F9AFD4" w14:textId="5C9B4533" w:rsidR="7B1402D4" w:rsidRDefault="7B1402D4" w:rsidP="7B1402D4"/>
    <w:p w14:paraId="59A86B44" w14:textId="1840A19A" w:rsidR="55585249" w:rsidRDefault="55585249" w:rsidP="7B1402D4">
      <w:r>
        <w:rPr>
          <w:noProof/>
        </w:rPr>
        <w:lastRenderedPageBreak/>
        <w:drawing>
          <wp:inline distT="0" distB="0" distL="0" distR="0" wp14:anchorId="22D2673E" wp14:editId="774AC8F2">
            <wp:extent cx="7316934" cy="3658466"/>
            <wp:effectExtent l="0" t="0" r="0" b="0"/>
            <wp:docPr id="830439889" name="Imagen 83043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16934" cy="3658466"/>
                    </a:xfrm>
                    <a:prstGeom prst="rect">
                      <a:avLst/>
                    </a:prstGeom>
                  </pic:spPr>
                </pic:pic>
              </a:graphicData>
            </a:graphic>
          </wp:inline>
        </w:drawing>
      </w:r>
    </w:p>
    <w:p w14:paraId="25E19F67" w14:textId="7FC72097" w:rsidR="1720F1CD" w:rsidRDefault="1720F1CD" w:rsidP="7B1402D4">
      <w:pPr>
        <w:pStyle w:val="Ttulo3"/>
        <w:numPr>
          <w:ilvl w:val="1"/>
          <w:numId w:val="21"/>
        </w:numPr>
      </w:pPr>
      <w:r>
        <w:t>Ventajas:</w:t>
      </w:r>
      <w:r w:rsidR="6075B4A6">
        <w:t xml:space="preserve">  </w:t>
      </w:r>
    </w:p>
    <w:p w14:paraId="4292A4B2" w14:textId="2729F1FB" w:rsidR="6075B4A6" w:rsidRDefault="6075B4A6" w:rsidP="7B1402D4">
      <w:pPr>
        <w:pStyle w:val="Prrafodelista"/>
        <w:numPr>
          <w:ilvl w:val="0"/>
          <w:numId w:val="20"/>
        </w:numPr>
      </w:pPr>
      <w:r>
        <w:t xml:space="preserve">Proporciona un sistema para automatizar </w:t>
      </w:r>
      <w:proofErr w:type="spellStart"/>
      <w:r>
        <w:t>auto-respuestas</w:t>
      </w:r>
      <w:proofErr w:type="spellEnd"/>
      <w:r>
        <w:t xml:space="preserve"> en </w:t>
      </w:r>
      <w:proofErr w:type="spellStart"/>
      <w:r>
        <w:t>instagram</w:t>
      </w:r>
      <w:proofErr w:type="spellEnd"/>
      <w:r>
        <w:t xml:space="preserve">, </w:t>
      </w:r>
      <w:proofErr w:type="spellStart"/>
      <w:r>
        <w:t>facebook</w:t>
      </w:r>
      <w:proofErr w:type="spellEnd"/>
      <w:r>
        <w:t xml:space="preserve"> y </w:t>
      </w:r>
      <w:proofErr w:type="spellStart"/>
      <w:r>
        <w:t>whatsapp</w:t>
      </w:r>
      <w:proofErr w:type="spellEnd"/>
    </w:p>
    <w:p w14:paraId="72181B60" w14:textId="21CDDB53" w:rsidR="6075B4A6" w:rsidRDefault="6075B4A6" w:rsidP="7B1402D4">
      <w:pPr>
        <w:pStyle w:val="Prrafodelista"/>
        <w:numPr>
          <w:ilvl w:val="0"/>
          <w:numId w:val="20"/>
        </w:numPr>
      </w:pPr>
      <w:r>
        <w:t xml:space="preserve">Proporciona con herramientas </w:t>
      </w:r>
      <w:proofErr w:type="spellStart"/>
      <w:r>
        <w:t>versatiles</w:t>
      </w:r>
      <w:proofErr w:type="spellEnd"/>
      <w:r>
        <w:t xml:space="preserve"> para la automatización de recursos multimedia y texto</w:t>
      </w:r>
    </w:p>
    <w:p w14:paraId="5AB45A1A" w14:textId="194A9CE5" w:rsidR="133F768D" w:rsidRDefault="133F768D" w:rsidP="7B1402D4">
      <w:pPr>
        <w:pStyle w:val="Prrafodelista"/>
        <w:numPr>
          <w:ilvl w:val="0"/>
          <w:numId w:val="20"/>
        </w:numPr>
      </w:pPr>
      <w:r>
        <w:t xml:space="preserve">Implementación </w:t>
      </w:r>
      <w:proofErr w:type="spellStart"/>
      <w:r>
        <w:t>basica</w:t>
      </w:r>
      <w:proofErr w:type="spellEnd"/>
      <w:r>
        <w:t xml:space="preserve"> a </w:t>
      </w:r>
      <w:proofErr w:type="gramStart"/>
      <w:r>
        <w:t>avanzada ,</w:t>
      </w:r>
      <w:proofErr w:type="gramEnd"/>
      <w:r>
        <w:t xml:space="preserve"> curva de aprendizaje media-alta </w:t>
      </w:r>
    </w:p>
    <w:p w14:paraId="379C0773" w14:textId="082A3D7E" w:rsidR="133F768D" w:rsidRDefault="133F768D" w:rsidP="7B1402D4">
      <w:pPr>
        <w:pStyle w:val="Ttulo3"/>
        <w:numPr>
          <w:ilvl w:val="0"/>
          <w:numId w:val="16"/>
        </w:numPr>
      </w:pPr>
      <w:r>
        <w:t>Desventaja</w:t>
      </w:r>
      <w:r w:rsidR="20615739">
        <w:t>s:</w:t>
      </w:r>
    </w:p>
    <w:p w14:paraId="6857A4FC" w14:textId="4599A688" w:rsidR="20615739" w:rsidRDefault="20615739" w:rsidP="7B1402D4">
      <w:pPr>
        <w:pStyle w:val="Prrafodelista"/>
        <w:numPr>
          <w:ilvl w:val="0"/>
          <w:numId w:val="14"/>
        </w:numPr>
      </w:pPr>
      <w:r>
        <w:t xml:space="preserve">La versión gratuita </w:t>
      </w:r>
      <w:r w:rsidR="035AB3EA">
        <w:t xml:space="preserve">solo tiene un máximo por cuenta registrada de 50 contactos </w:t>
      </w:r>
    </w:p>
    <w:p w14:paraId="418B6BEF" w14:textId="37BA546A" w:rsidR="035AB3EA" w:rsidRDefault="035AB3EA" w:rsidP="7B1402D4">
      <w:pPr>
        <w:pStyle w:val="Prrafodelista"/>
        <w:numPr>
          <w:ilvl w:val="0"/>
          <w:numId w:val="14"/>
        </w:numPr>
      </w:pPr>
      <w:r>
        <w:t>El costo de la plataforma en su versión pro tiene un coste de 15$ mensuales para la implementación completa</w:t>
      </w:r>
    </w:p>
    <w:p w14:paraId="083CBDDF" w14:textId="6BF6E04F" w:rsidR="7B1402D4" w:rsidRDefault="7B1402D4" w:rsidP="7B1402D4">
      <w:pPr>
        <w:ind w:left="708"/>
      </w:pPr>
    </w:p>
    <w:p w14:paraId="3A7A08B9" w14:textId="1E3FE91E" w:rsidR="0F72E634" w:rsidRDefault="0F72E634" w:rsidP="7B1402D4">
      <w:pPr>
        <w:pStyle w:val="Ttulo2"/>
        <w:numPr>
          <w:ilvl w:val="0"/>
          <w:numId w:val="13"/>
        </w:numPr>
      </w:pPr>
      <w:proofErr w:type="spellStart"/>
      <w:proofErr w:type="gramStart"/>
      <w:r>
        <w:lastRenderedPageBreak/>
        <w:t>Callbell</w:t>
      </w:r>
      <w:proofErr w:type="spellEnd"/>
      <w:r>
        <w:t xml:space="preserve"> :</w:t>
      </w:r>
      <w:proofErr w:type="gramEnd"/>
    </w:p>
    <w:p w14:paraId="54B50600" w14:textId="4E87814F" w:rsidR="0F72E634" w:rsidRDefault="0F72E634" w:rsidP="7B1402D4">
      <w:r>
        <w:rPr>
          <w:noProof/>
        </w:rPr>
        <w:drawing>
          <wp:inline distT="0" distB="0" distL="0" distR="0" wp14:anchorId="1EDA50D0" wp14:editId="7409A135">
            <wp:extent cx="8044297" cy="4008513"/>
            <wp:effectExtent l="0" t="0" r="0" b="0"/>
            <wp:docPr id="1834443813" name="Imagen 183444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8044297" cy="4008513"/>
                    </a:xfrm>
                    <a:prstGeom prst="rect">
                      <a:avLst/>
                    </a:prstGeom>
                  </pic:spPr>
                </pic:pic>
              </a:graphicData>
            </a:graphic>
          </wp:inline>
        </w:drawing>
      </w:r>
    </w:p>
    <w:p w14:paraId="5CB7A475" w14:textId="25CAA756" w:rsidR="0F72E634" w:rsidRDefault="0F72E634" w:rsidP="7B1402D4">
      <w:pPr>
        <w:pStyle w:val="Ttulo3"/>
        <w:numPr>
          <w:ilvl w:val="0"/>
          <w:numId w:val="11"/>
        </w:numPr>
      </w:pPr>
      <w:r>
        <w:t>Ventajas:</w:t>
      </w:r>
    </w:p>
    <w:p w14:paraId="2FBC1CE5" w14:textId="359A4023" w:rsidR="0F72E634" w:rsidRDefault="0F72E634" w:rsidP="7B1402D4">
      <w:pPr>
        <w:pStyle w:val="Prrafodelista"/>
        <w:numPr>
          <w:ilvl w:val="0"/>
          <w:numId w:val="12"/>
        </w:numPr>
      </w:pPr>
      <w:r>
        <w:t xml:space="preserve">Curva de aprendizaje </w:t>
      </w:r>
      <w:proofErr w:type="spellStart"/>
      <w:r>
        <w:t>rapida</w:t>
      </w:r>
      <w:proofErr w:type="spellEnd"/>
    </w:p>
    <w:p w14:paraId="77937241" w14:textId="07B6F874" w:rsidR="0F72E634" w:rsidRDefault="0F72E634" w:rsidP="7B1402D4">
      <w:pPr>
        <w:pStyle w:val="Prrafodelista"/>
        <w:numPr>
          <w:ilvl w:val="0"/>
          <w:numId w:val="12"/>
        </w:numPr>
      </w:pPr>
      <w:r>
        <w:t xml:space="preserve">Integración con meta de manera </w:t>
      </w:r>
      <w:proofErr w:type="spellStart"/>
      <w:r>
        <w:t>rapida</w:t>
      </w:r>
      <w:proofErr w:type="spellEnd"/>
      <w:r>
        <w:t xml:space="preserve"> e eficiente </w:t>
      </w:r>
    </w:p>
    <w:p w14:paraId="0F3A778D" w14:textId="07D55660" w:rsidR="0F72E634" w:rsidRDefault="0F72E634" w:rsidP="7B1402D4">
      <w:pPr>
        <w:pStyle w:val="Prrafodelista"/>
        <w:numPr>
          <w:ilvl w:val="0"/>
          <w:numId w:val="12"/>
        </w:numPr>
      </w:pPr>
      <w:r>
        <w:t xml:space="preserve">Implementación de mensajes y </w:t>
      </w:r>
      <w:proofErr w:type="spellStart"/>
      <w:r>
        <w:t>chatbots</w:t>
      </w:r>
      <w:proofErr w:type="spellEnd"/>
      <w:r>
        <w:t xml:space="preserve"> de manera eficiente y </w:t>
      </w:r>
      <w:proofErr w:type="spellStart"/>
      <w:r>
        <w:t>rapida</w:t>
      </w:r>
      <w:proofErr w:type="spellEnd"/>
    </w:p>
    <w:p w14:paraId="382A7AA4" w14:textId="0E836363" w:rsidR="0F72E634" w:rsidRDefault="0F72E634" w:rsidP="7B1402D4">
      <w:pPr>
        <w:pStyle w:val="Ttulo2"/>
        <w:numPr>
          <w:ilvl w:val="0"/>
          <w:numId w:val="10"/>
        </w:numPr>
      </w:pPr>
      <w:r>
        <w:t>Desventajas:</w:t>
      </w:r>
    </w:p>
    <w:p w14:paraId="2A44CAAD" w14:textId="50837379" w:rsidR="0F72E634" w:rsidRDefault="0F72E634" w:rsidP="7B1402D4">
      <w:pPr>
        <w:pStyle w:val="Prrafodelista"/>
        <w:numPr>
          <w:ilvl w:val="0"/>
          <w:numId w:val="9"/>
        </w:numPr>
      </w:pPr>
      <w:r>
        <w:t>Consta de un free trial de 7 días</w:t>
      </w:r>
    </w:p>
    <w:p w14:paraId="440E5EA8" w14:textId="65E00608" w:rsidR="0F72E634" w:rsidRDefault="0F72E634" w:rsidP="7B1402D4">
      <w:pPr>
        <w:pStyle w:val="Prrafodelista"/>
        <w:numPr>
          <w:ilvl w:val="0"/>
          <w:numId w:val="9"/>
        </w:numPr>
      </w:pPr>
      <w:r>
        <w:t xml:space="preserve">Pago de 15$ mensual para la automatización </w:t>
      </w:r>
    </w:p>
    <w:p w14:paraId="1ACEBDD0" w14:textId="70E6ECC4" w:rsidR="0F72E634" w:rsidRDefault="0F72E634" w:rsidP="7B1402D4">
      <w:pPr>
        <w:pStyle w:val="Prrafodelista"/>
        <w:numPr>
          <w:ilvl w:val="0"/>
          <w:numId w:val="9"/>
        </w:numPr>
      </w:pPr>
      <w:r>
        <w:t>Soporte bastante lento</w:t>
      </w:r>
    </w:p>
    <w:p w14:paraId="58376B01" w14:textId="3CCE3C1F" w:rsidR="7B1402D4" w:rsidRDefault="7B1402D4" w:rsidP="7B1402D4">
      <w:pPr>
        <w:ind w:left="708"/>
      </w:pPr>
    </w:p>
    <w:p w14:paraId="199C6C62" w14:textId="28D86538" w:rsidR="7B1402D4" w:rsidRDefault="7B1402D4" w:rsidP="7B1402D4"/>
    <w:p w14:paraId="5F2E62D6" w14:textId="68F9BA86" w:rsidR="7B1402D4" w:rsidRDefault="7B1402D4" w:rsidP="7B1402D4"/>
    <w:p w14:paraId="4E86FA91" w14:textId="1A3E5DE9" w:rsidR="7B1402D4" w:rsidRDefault="7B1402D4" w:rsidP="7B1402D4"/>
    <w:p w14:paraId="2AE2BF43" w14:textId="3DED08C8" w:rsidR="7B1402D4" w:rsidRDefault="7B1402D4" w:rsidP="7B1402D4"/>
    <w:p w14:paraId="330B82C8" w14:textId="74071844" w:rsidR="7B1402D4" w:rsidRDefault="7B1402D4" w:rsidP="7B1402D4"/>
    <w:p w14:paraId="5EE61B7F" w14:textId="07B9DEE9" w:rsidR="7B1402D4" w:rsidRDefault="7B1402D4" w:rsidP="7B1402D4"/>
    <w:p w14:paraId="5629D832" w14:textId="153E4D79" w:rsidR="3B95F016" w:rsidRDefault="3B95F016" w:rsidP="7B1402D4">
      <w:pPr>
        <w:pStyle w:val="Ttulo1"/>
        <w:rPr>
          <w:b/>
          <w:bCs/>
        </w:rPr>
      </w:pPr>
      <w:proofErr w:type="spellStart"/>
      <w:r>
        <w:lastRenderedPageBreak/>
        <w:t>Canva</w:t>
      </w:r>
      <w:proofErr w:type="spellEnd"/>
      <w:r>
        <w:t xml:space="preserve"> </w:t>
      </w:r>
    </w:p>
    <w:p w14:paraId="6F53AD2F" w14:textId="0C5DFE20" w:rsidR="7B1402D4" w:rsidRDefault="7B1402D4" w:rsidP="7B1402D4">
      <w:pPr>
        <w:rPr>
          <w:ins w:id="0" w:author="Roberto Goddard" w:date="2024-09-24T13:23:00Z" w16du:dateUtc="2024-09-24T18:23:00Z"/>
        </w:rPr>
      </w:pPr>
    </w:p>
    <w:p w14:paraId="6E5F8F38" w14:textId="77777777" w:rsidR="00532A2D" w:rsidRDefault="00532A2D" w:rsidP="7B1402D4">
      <w:pPr>
        <w:rPr>
          <w:ins w:id="1" w:author="Roberto Goddard" w:date="2024-09-24T13:23:00Z" w16du:dateUtc="2024-09-24T18:23:00Z"/>
        </w:rPr>
      </w:pPr>
    </w:p>
    <w:p w14:paraId="52297A55" w14:textId="77777777" w:rsidR="00532A2D" w:rsidRDefault="00532A2D" w:rsidP="7B1402D4">
      <w:pPr>
        <w:rPr>
          <w:ins w:id="2" w:author="Roberto Goddard" w:date="2024-09-24T13:23:00Z" w16du:dateUtc="2024-09-24T18:23:00Z"/>
        </w:rPr>
      </w:pPr>
    </w:p>
    <w:p w14:paraId="5003CD95" w14:textId="77777777" w:rsidR="00532A2D" w:rsidRDefault="00532A2D" w:rsidP="7B1402D4"/>
    <w:p w14:paraId="3B5FB939" w14:textId="4D9FB621" w:rsidR="2AAB1347" w:rsidRDefault="2AAB1347" w:rsidP="7B1402D4">
      <w:pPr>
        <w:pStyle w:val="Ttulo2"/>
        <w:numPr>
          <w:ilvl w:val="0"/>
          <w:numId w:val="8"/>
        </w:numPr>
        <w:rPr>
          <w:b/>
          <w:bCs/>
        </w:rPr>
      </w:pPr>
      <w:r>
        <w:t xml:space="preserve">Paleta de </w:t>
      </w:r>
      <w:r w:rsidR="53BED472">
        <w:t>colores:</w:t>
      </w:r>
    </w:p>
    <w:p w14:paraId="65FD0295" w14:textId="2D0BA24C" w:rsidR="53BED472" w:rsidRDefault="53BED472" w:rsidP="7B1402D4">
      <w:r>
        <w:rPr>
          <w:noProof/>
        </w:rPr>
        <w:drawing>
          <wp:inline distT="0" distB="0" distL="0" distR="0" wp14:anchorId="4B40B568" wp14:editId="565B7E00">
            <wp:extent cx="3971925" cy="3099968"/>
            <wp:effectExtent l="0" t="0" r="0" b="0"/>
            <wp:docPr id="1405456502" name="Imagen 140545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b="44838"/>
                    <a:stretch>
                      <a:fillRect/>
                    </a:stretch>
                  </pic:blipFill>
                  <pic:spPr>
                    <a:xfrm>
                      <a:off x="0" y="0"/>
                      <a:ext cx="3971925" cy="3099968"/>
                    </a:xfrm>
                    <a:prstGeom prst="rect">
                      <a:avLst/>
                    </a:prstGeom>
                  </pic:spPr>
                </pic:pic>
              </a:graphicData>
            </a:graphic>
          </wp:inline>
        </w:drawing>
      </w:r>
    </w:p>
    <w:p w14:paraId="3A915C2A" w14:textId="0F248B67" w:rsidR="53BED472" w:rsidRDefault="53BED472" w:rsidP="7B1402D4">
      <w:pPr>
        <w:pStyle w:val="Ttulo2"/>
        <w:numPr>
          <w:ilvl w:val="0"/>
          <w:numId w:val="7"/>
        </w:numPr>
      </w:pPr>
      <w:r>
        <w:t xml:space="preserve">División de contenido para </w:t>
      </w:r>
      <w:proofErr w:type="gramStart"/>
      <w:r>
        <w:t>las publicación</w:t>
      </w:r>
      <w:proofErr w:type="gramEnd"/>
      <w:r>
        <w:t>:</w:t>
      </w:r>
    </w:p>
    <w:p w14:paraId="423AF116" w14:textId="30F4F063" w:rsidR="53BED472" w:rsidRDefault="53BED472" w:rsidP="7B1402D4">
      <w:pPr>
        <w:pStyle w:val="Ttulo3"/>
        <w:numPr>
          <w:ilvl w:val="1"/>
          <w:numId w:val="7"/>
        </w:numPr>
      </w:pPr>
      <w:r>
        <w:t>LISC:</w:t>
      </w:r>
    </w:p>
    <w:p w14:paraId="68534431" w14:textId="59E1BE74" w:rsidR="53BED472" w:rsidRDefault="53BED472" w:rsidP="7B1402D4">
      <w:pPr>
        <w:pStyle w:val="Ttulo3"/>
        <w:numPr>
          <w:ilvl w:val="0"/>
          <w:numId w:val="2"/>
        </w:numPr>
      </w:pPr>
      <w:r>
        <w:t>Publicación informativa</w:t>
      </w:r>
      <w:r w:rsidR="50CE7948">
        <w:t xml:space="preserve">: </w:t>
      </w:r>
    </w:p>
    <w:p w14:paraId="62717666" w14:textId="08B9AB75" w:rsidR="491CFB9A" w:rsidRDefault="577B2939" w:rsidP="7B1402D4">
      <w:pPr>
        <w:rPr>
          <w:ins w:id="3" w:author="Roberto Goddard" w:date="2024-09-20T18:46:00Z" w16du:dateUtc="2024-09-20T18:46:02Z"/>
        </w:rPr>
      </w:pPr>
      <w:r>
        <w:t xml:space="preserve">Publicaciones detallando el servicio de reclutamiento de LISC de tal manera que cada una de las informaciones </w:t>
      </w:r>
      <w:proofErr w:type="spellStart"/>
      <w:r>
        <w:t>seran</w:t>
      </w:r>
      <w:proofErr w:type="spellEnd"/>
      <w:r>
        <w:t xml:space="preserve"> de vital información </w:t>
      </w:r>
      <w:r w:rsidR="491CFB9A">
        <w:tab/>
      </w:r>
    </w:p>
    <w:p w14:paraId="26E35CA7" w14:textId="7DBBA50C" w:rsidR="491CFB9A" w:rsidRDefault="00164165" w:rsidP="7B1402D4">
      <w:ins w:id="4" w:author="Roberto Goddard" w:date="2024-09-24T12:41:00Z" w16du:dateUtc="2024-09-24T17:41:00Z">
        <w:r w:rsidRPr="00A52822">
          <w:rPr>
            <w:noProof/>
            <w:highlight w:val="yellow"/>
            <w:rPrChange w:id="5" w:author="Roberto Goddard" w:date="2024-09-24T14:34:00Z" w16du:dateUtc="2024-09-24T19:34:00Z">
              <w:rPr>
                <w:noProof/>
              </w:rPr>
            </w:rPrChange>
          </w:rPr>
          <w:lastRenderedPageBreak/>
          <w:drawing>
            <wp:inline distT="0" distB="0" distL="0" distR="0" wp14:anchorId="36704B9B" wp14:editId="39D38A53">
              <wp:extent cx="3640015" cy="5404959"/>
              <wp:effectExtent l="0" t="0" r="0" b="5715"/>
              <wp:docPr id="373452026"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52026" name="Imagen 4" descr="Text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6715" cy="5414908"/>
                      </a:xfrm>
                      <a:prstGeom prst="rect">
                        <a:avLst/>
                      </a:prstGeom>
                      <a:noFill/>
                      <a:ln>
                        <a:noFill/>
                      </a:ln>
                    </pic:spPr>
                  </pic:pic>
                </a:graphicData>
              </a:graphic>
            </wp:inline>
          </w:drawing>
        </w:r>
      </w:ins>
    </w:p>
    <w:p w14:paraId="0C28F168" w14:textId="458E9268" w:rsidR="22E146EC" w:rsidRDefault="22E146EC" w:rsidP="7B1402D4">
      <w:pPr>
        <w:pStyle w:val="Ttulo3"/>
        <w:numPr>
          <w:ilvl w:val="0"/>
          <w:numId w:val="2"/>
        </w:numPr>
      </w:pPr>
      <w:r>
        <w:t>Publicaciones Persuasivas:</w:t>
      </w:r>
    </w:p>
    <w:p w14:paraId="04225598" w14:textId="41A9171E" w:rsidR="5B5E2848" w:rsidRDefault="5B5E2848" w:rsidP="7B1402D4">
      <w:pPr>
        <w:rPr>
          <w:ins w:id="6" w:author="Roberto Goddard" w:date="2024-09-24T12:47:00Z" w16du:dateUtc="2024-09-24T17:47:00Z"/>
          <w:rFonts w:ascii="Calibri" w:eastAsia="Calibri" w:hAnsi="Calibri" w:cs="Calibri"/>
        </w:rPr>
      </w:pPr>
      <w:r w:rsidRPr="7B1402D4">
        <w:rPr>
          <w:rFonts w:ascii="Calibri" w:eastAsia="Calibri" w:hAnsi="Calibri" w:cs="Calibri"/>
        </w:rPr>
        <w:t>Su objetivo es convencer al lector de adoptar un punto de vista o tomar una acción específica, usando campañas publicitarias, artículos de opinión o contenido en redes sociales orientado a influir.</w:t>
      </w:r>
    </w:p>
    <w:p w14:paraId="2117E535" w14:textId="7700F1A7" w:rsidR="008C011E" w:rsidRDefault="008C011E" w:rsidP="7B1402D4">
      <w:pPr>
        <w:rPr>
          <w:ins w:id="7" w:author="Roberto Goddard" w:date="2024-09-24T12:47:00Z" w16du:dateUtc="2024-09-24T17:47:00Z"/>
          <w:rFonts w:ascii="Calibri" w:eastAsia="Calibri" w:hAnsi="Calibri" w:cs="Calibri"/>
        </w:rPr>
      </w:pPr>
    </w:p>
    <w:p w14:paraId="19E0281C" w14:textId="77777777" w:rsidR="008C011E" w:rsidRDefault="008C011E" w:rsidP="7B1402D4"/>
    <w:p w14:paraId="3CDC5599" w14:textId="77440588" w:rsidR="22E146EC" w:rsidRDefault="22E146EC" w:rsidP="7B1402D4">
      <w:pPr>
        <w:pStyle w:val="Ttulo3"/>
        <w:numPr>
          <w:ilvl w:val="0"/>
          <w:numId w:val="2"/>
        </w:numPr>
      </w:pPr>
      <w:r>
        <w:t xml:space="preserve">Publicaciones Técnicas: </w:t>
      </w:r>
    </w:p>
    <w:p w14:paraId="685A7604" w14:textId="6CC54495" w:rsidR="74539E5A" w:rsidRDefault="74539E5A" w:rsidP="7B1402D4">
      <w:pPr>
        <w:rPr>
          <w:rFonts w:ascii="Calibri" w:eastAsia="Calibri" w:hAnsi="Calibri" w:cs="Calibri"/>
        </w:rPr>
      </w:pPr>
      <w:r w:rsidRPr="7B1402D4">
        <w:rPr>
          <w:rFonts w:ascii="Calibri" w:eastAsia="Calibri" w:hAnsi="Calibri" w:cs="Calibri"/>
        </w:rPr>
        <w:t xml:space="preserve">Proveer información detallada de los recursos </w:t>
      </w:r>
      <w:r w:rsidR="0C6F39EC" w:rsidRPr="7B1402D4">
        <w:rPr>
          <w:rFonts w:ascii="Calibri" w:eastAsia="Calibri" w:hAnsi="Calibri" w:cs="Calibri"/>
        </w:rPr>
        <w:t xml:space="preserve">y </w:t>
      </w:r>
      <w:proofErr w:type="spellStart"/>
      <w:r w:rsidR="0C6F39EC" w:rsidRPr="7B1402D4">
        <w:rPr>
          <w:rFonts w:ascii="Calibri" w:eastAsia="Calibri" w:hAnsi="Calibri" w:cs="Calibri"/>
        </w:rPr>
        <w:t>guias</w:t>
      </w:r>
      <w:proofErr w:type="spellEnd"/>
      <w:r w:rsidR="0C6F39EC" w:rsidRPr="7B1402D4">
        <w:rPr>
          <w:rFonts w:ascii="Calibri" w:eastAsia="Calibri" w:hAnsi="Calibri" w:cs="Calibri"/>
        </w:rPr>
        <w:t xml:space="preserve"> al usuario para que tengan un mejor conocimiento de los recursos</w:t>
      </w:r>
    </w:p>
    <w:p w14:paraId="2CD93833" w14:textId="4E10766C" w:rsidR="0C6F39EC" w:rsidRDefault="0C6F39EC" w:rsidP="7B1402D4">
      <w:pPr>
        <w:rPr>
          <w:rFonts w:ascii="Calibri" w:eastAsia="Calibri" w:hAnsi="Calibri" w:cs="Calibri"/>
        </w:rPr>
      </w:pPr>
      <w:r w:rsidRPr="7B1402D4">
        <w:rPr>
          <w:rFonts w:ascii="Calibri" w:eastAsia="Calibri" w:hAnsi="Calibri" w:cs="Calibri"/>
        </w:rPr>
        <w:t xml:space="preserve">  </w:t>
      </w:r>
    </w:p>
    <w:p w14:paraId="7DD3224C" w14:textId="1CC518B8" w:rsidR="7B1402D4" w:rsidRDefault="7B1402D4" w:rsidP="7B1402D4"/>
    <w:p w14:paraId="70739EF4" w14:textId="1AAA2829" w:rsidR="53BED472" w:rsidRDefault="53BED472" w:rsidP="7B1402D4">
      <w:pPr>
        <w:pStyle w:val="Ttulo3"/>
        <w:numPr>
          <w:ilvl w:val="1"/>
          <w:numId w:val="7"/>
        </w:numPr>
      </w:pPr>
      <w:r>
        <w:lastRenderedPageBreak/>
        <w:t>MPIP:</w:t>
      </w:r>
    </w:p>
    <w:p w14:paraId="38E1A95F" w14:textId="087D9AA1" w:rsidR="481353DF" w:rsidRDefault="481353DF" w:rsidP="7B1402D4">
      <w:pPr>
        <w:pStyle w:val="Ttulo3"/>
        <w:numPr>
          <w:ilvl w:val="0"/>
          <w:numId w:val="1"/>
        </w:numPr>
      </w:pPr>
      <w:r w:rsidRPr="7B1402D4">
        <w:t>Publicaciones Persuasivas:</w:t>
      </w:r>
    </w:p>
    <w:p w14:paraId="2C735107" w14:textId="5578C2B0" w:rsidR="15F5808C" w:rsidRDefault="15F5808C" w:rsidP="7B1402D4">
      <w:r w:rsidRPr="7B1402D4">
        <w:rPr>
          <w:rFonts w:ascii="Calibri" w:eastAsia="Calibri" w:hAnsi="Calibri" w:cs="Calibri"/>
        </w:rPr>
        <w:t>Su objetivo es convencer al lector de adoptar un punto de vista o tomar una acción específica, como campañas publicitarias, artículos de opinión o contenido en redes sociales orientado a influir.</w:t>
      </w:r>
      <w:ins w:id="8" w:author="Roberto Goddard" w:date="2024-09-24T12:48:00Z" w16du:dateUtc="2024-09-24T17:48:00Z">
        <w:r w:rsidR="008C011E" w:rsidRPr="008C011E">
          <w:rPr>
            <w:noProof/>
          </w:rPr>
          <w:t xml:space="preserve"> </w:t>
        </w:r>
        <w:r w:rsidR="008C011E" w:rsidRPr="00A52822">
          <w:rPr>
            <w:noProof/>
            <w:highlight w:val="yellow"/>
            <w:rPrChange w:id="9" w:author="Roberto Goddard" w:date="2024-09-24T14:34:00Z" w16du:dateUtc="2024-09-24T19:34:00Z">
              <w:rPr>
                <w:noProof/>
              </w:rPr>
            </w:rPrChange>
          </w:rPr>
          <w:drawing>
            <wp:inline distT="0" distB="0" distL="0" distR="0" wp14:anchorId="15983372" wp14:editId="4D6B8277">
              <wp:extent cx="5612130" cy="4723765"/>
              <wp:effectExtent l="0" t="0" r="7620" b="635"/>
              <wp:docPr id="469189307" name="Imagen 5" descr="textos que venden ejemplos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os que venden ejemplos landing p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723765"/>
                      </a:xfrm>
                      <a:prstGeom prst="rect">
                        <a:avLst/>
                      </a:prstGeom>
                      <a:noFill/>
                      <a:ln>
                        <a:noFill/>
                      </a:ln>
                    </pic:spPr>
                  </pic:pic>
                </a:graphicData>
              </a:graphic>
            </wp:inline>
          </w:drawing>
        </w:r>
      </w:ins>
    </w:p>
    <w:p w14:paraId="3AF4DEE6" w14:textId="40BA11C7" w:rsidR="481353DF" w:rsidRDefault="481353DF" w:rsidP="7B1402D4">
      <w:pPr>
        <w:pStyle w:val="Ttulo3"/>
        <w:numPr>
          <w:ilvl w:val="0"/>
          <w:numId w:val="1"/>
        </w:numPr>
      </w:pPr>
      <w:r w:rsidRPr="7B1402D4">
        <w:t>Publicaciones Educativas</w:t>
      </w:r>
    </w:p>
    <w:p w14:paraId="6062E284" w14:textId="246E1EB6" w:rsidR="4B705265" w:rsidRDefault="4B705265" w:rsidP="7B1402D4">
      <w:pPr>
        <w:rPr>
          <w:ins w:id="10" w:author="Roberto Goddard" w:date="2024-09-24T13:18:00Z" w16du:dateUtc="2024-09-24T18:18:00Z"/>
          <w:rFonts w:ascii="Calibri" w:eastAsia="Calibri" w:hAnsi="Calibri" w:cs="Calibri"/>
        </w:rPr>
      </w:pPr>
      <w:r w:rsidRPr="7B1402D4">
        <w:rPr>
          <w:rFonts w:ascii="Calibri" w:eastAsia="Calibri" w:hAnsi="Calibri" w:cs="Calibri"/>
        </w:rPr>
        <w:t>Se enfocan en enseñar o instruir sobre un tema en particular. Son comunes en libros de texto, manuales y guías instructivas.</w:t>
      </w:r>
    </w:p>
    <w:p w14:paraId="38742F80" w14:textId="77777777" w:rsidR="00D85E0F" w:rsidRDefault="00D85E0F" w:rsidP="7B1402D4">
      <w:pPr>
        <w:rPr>
          <w:ins w:id="11" w:author="Roberto Goddard" w:date="2024-09-24T13:18:00Z" w16du:dateUtc="2024-09-24T18:18:00Z"/>
          <w:rFonts w:ascii="Calibri" w:eastAsia="Calibri" w:hAnsi="Calibri" w:cs="Calibri"/>
        </w:rPr>
      </w:pPr>
    </w:p>
    <w:p w14:paraId="222DCA43" w14:textId="77777777" w:rsidR="00D85E0F" w:rsidRDefault="00D85E0F" w:rsidP="7B1402D4">
      <w:pPr>
        <w:rPr>
          <w:ins w:id="12" w:author="Roberto Goddard" w:date="2024-09-24T13:18:00Z" w16du:dateUtc="2024-09-24T18:18:00Z"/>
          <w:rFonts w:ascii="Calibri" w:eastAsia="Calibri" w:hAnsi="Calibri" w:cs="Calibri"/>
        </w:rPr>
      </w:pPr>
    </w:p>
    <w:p w14:paraId="71DDD030" w14:textId="77777777" w:rsidR="00D85E0F" w:rsidRDefault="00D85E0F" w:rsidP="7B1402D4">
      <w:pPr>
        <w:rPr>
          <w:ins w:id="13" w:author="Roberto Goddard" w:date="2024-09-24T13:18:00Z" w16du:dateUtc="2024-09-24T18:18:00Z"/>
          <w:rFonts w:ascii="Calibri" w:eastAsia="Calibri" w:hAnsi="Calibri" w:cs="Calibri"/>
        </w:rPr>
      </w:pPr>
    </w:p>
    <w:p w14:paraId="692A5D56" w14:textId="77777777" w:rsidR="00D85E0F" w:rsidRDefault="00D85E0F" w:rsidP="7B1402D4">
      <w:pPr>
        <w:rPr>
          <w:ins w:id="14" w:author="Roberto Goddard" w:date="2024-09-24T13:18:00Z" w16du:dateUtc="2024-09-24T18:18:00Z"/>
          <w:rFonts w:ascii="Calibri" w:eastAsia="Calibri" w:hAnsi="Calibri" w:cs="Calibri"/>
        </w:rPr>
      </w:pPr>
    </w:p>
    <w:p w14:paraId="1B2A6664" w14:textId="77777777" w:rsidR="00D85E0F" w:rsidRDefault="00D85E0F" w:rsidP="7B1402D4"/>
    <w:p w14:paraId="5D8C4543" w14:textId="7495A075" w:rsidR="481353DF" w:rsidRDefault="481353DF" w:rsidP="7B1402D4">
      <w:pPr>
        <w:pStyle w:val="Ttulo3"/>
        <w:numPr>
          <w:ilvl w:val="0"/>
          <w:numId w:val="1"/>
        </w:numPr>
      </w:pPr>
      <w:r w:rsidRPr="7B1402D4">
        <w:lastRenderedPageBreak/>
        <w:t>Publicaciones Técnicas:</w:t>
      </w:r>
    </w:p>
    <w:p w14:paraId="2F19A697" w14:textId="6D4CA682" w:rsidR="44277DD9" w:rsidRDefault="44277DD9" w:rsidP="7B1402D4">
      <w:pPr>
        <w:rPr>
          <w:ins w:id="15" w:author="Roberto Goddard" w:date="2024-09-19T15:22:00Z"/>
          <w:rFonts w:ascii="Calibri" w:eastAsia="Calibri" w:hAnsi="Calibri" w:cs="Calibri"/>
        </w:rPr>
      </w:pPr>
      <w:r w:rsidRPr="7B1402D4">
        <w:rPr>
          <w:rFonts w:ascii="Calibri" w:eastAsia="Calibri" w:hAnsi="Calibri" w:cs="Calibri"/>
        </w:rPr>
        <w:t>Proveen información detallada sobre procesos o productos específicos, como manuales de usuario, guías técnicas y documentación de software.</w:t>
      </w:r>
    </w:p>
    <w:p w14:paraId="4D2C2842" w14:textId="77777777" w:rsidR="00764F13" w:rsidRDefault="00764F13" w:rsidP="7B1402D4">
      <w:pPr>
        <w:rPr>
          <w:ins w:id="16" w:author="Roberto Goddard" w:date="2024-09-19T15:22:00Z"/>
          <w:rFonts w:ascii="Calibri" w:eastAsia="Calibri" w:hAnsi="Calibri" w:cs="Calibri"/>
        </w:rPr>
      </w:pPr>
    </w:p>
    <w:p w14:paraId="1C37DFBA" w14:textId="7B27D27B" w:rsidR="00532A2D" w:rsidRPr="009D33F0" w:rsidRDefault="00532A2D" w:rsidP="005E3BED">
      <w:pPr>
        <w:rPr>
          <w:ins w:id="17" w:author="Roberto Goddard" w:date="2024-09-24T13:26:00Z" w16du:dateUtc="2024-09-24T18:26:00Z"/>
          <w:highlight w:val="yellow"/>
          <w:rPrChange w:id="18" w:author="Roberto Goddard" w:date="2024-09-24T13:27:00Z" w16du:dateUtc="2024-09-24T18:27:00Z">
            <w:rPr>
              <w:ins w:id="19" w:author="Roberto Goddard" w:date="2024-09-24T13:26:00Z" w16du:dateUtc="2024-09-24T18:26:00Z"/>
            </w:rPr>
          </w:rPrChange>
        </w:rPr>
      </w:pPr>
      <w:ins w:id="20" w:author="Roberto Goddard" w:date="2024-09-24T13:24:00Z" w16du:dateUtc="2024-09-24T18:24:00Z">
        <w:r w:rsidRPr="009D33F0">
          <w:rPr>
            <w:highlight w:val="yellow"/>
            <w:rPrChange w:id="21" w:author="Roberto Goddard" w:date="2024-09-24T13:27:00Z" w16du:dateUtc="2024-09-24T18:27:00Z">
              <w:rPr/>
            </w:rPrChange>
          </w:rPr>
          <w:t xml:space="preserve">Diseño Óptimos para las publicaciones en </w:t>
        </w:r>
        <w:proofErr w:type="gramStart"/>
        <w:r w:rsidRPr="009D33F0">
          <w:rPr>
            <w:highlight w:val="yellow"/>
            <w:rPrChange w:id="22" w:author="Roberto Goddard" w:date="2024-09-24T13:27:00Z" w16du:dateUtc="2024-09-24T18:27:00Z">
              <w:rPr/>
            </w:rPrChange>
          </w:rPr>
          <w:t>Instagram :</w:t>
        </w:r>
      </w:ins>
      <w:proofErr w:type="gramEnd"/>
    </w:p>
    <w:p w14:paraId="54070ADF" w14:textId="77777777" w:rsidR="005E3BED" w:rsidRPr="009D33F0" w:rsidRDefault="005E3BED" w:rsidP="005E3BED">
      <w:pPr>
        <w:rPr>
          <w:ins w:id="23" w:author="Roberto Goddard" w:date="2024-09-24T13:26:00Z" w16du:dateUtc="2024-09-24T18:26:00Z"/>
          <w:highlight w:val="yellow"/>
          <w:rPrChange w:id="24" w:author="Roberto Goddard" w:date="2024-09-24T13:27:00Z" w16du:dateUtc="2024-09-24T18:27:00Z">
            <w:rPr>
              <w:ins w:id="25" w:author="Roberto Goddard" w:date="2024-09-24T13:26:00Z" w16du:dateUtc="2024-09-24T18:26:00Z"/>
            </w:rPr>
          </w:rPrChange>
        </w:rPr>
      </w:pPr>
      <w:ins w:id="26" w:author="Roberto Goddard" w:date="2024-09-24T13:26:00Z" w16du:dateUtc="2024-09-24T18:26:00Z">
        <w:r w:rsidRPr="009D33F0">
          <w:rPr>
            <w:highlight w:val="yellow"/>
            <w:rPrChange w:id="27" w:author="Roberto Goddard" w:date="2024-09-24T13:27:00Z" w16du:dateUtc="2024-09-24T18:27:00Z">
              <w:rPr/>
            </w:rPrChange>
          </w:rPr>
          <w:t>1. Fotos de Perfil:</w:t>
        </w:r>
      </w:ins>
    </w:p>
    <w:p w14:paraId="2D38F5C4" w14:textId="77777777" w:rsidR="005E3BED" w:rsidRPr="009D33F0" w:rsidRDefault="005E3BED" w:rsidP="005E3BED">
      <w:pPr>
        <w:rPr>
          <w:ins w:id="28" w:author="Roberto Goddard" w:date="2024-09-24T13:26:00Z" w16du:dateUtc="2024-09-24T18:26:00Z"/>
          <w:highlight w:val="yellow"/>
          <w:rPrChange w:id="29" w:author="Roberto Goddard" w:date="2024-09-24T13:27:00Z" w16du:dateUtc="2024-09-24T18:27:00Z">
            <w:rPr>
              <w:ins w:id="30" w:author="Roberto Goddard" w:date="2024-09-24T13:26:00Z" w16du:dateUtc="2024-09-24T18:26:00Z"/>
            </w:rPr>
          </w:rPrChange>
        </w:rPr>
      </w:pPr>
      <w:ins w:id="31" w:author="Roberto Goddard" w:date="2024-09-24T13:26:00Z" w16du:dateUtc="2024-09-24T18:26:00Z">
        <w:r w:rsidRPr="009D33F0">
          <w:rPr>
            <w:highlight w:val="yellow"/>
            <w:rPrChange w:id="32" w:author="Roberto Goddard" w:date="2024-09-24T13:27:00Z" w16du:dateUtc="2024-09-24T18:27:00Z">
              <w:rPr/>
            </w:rPrChange>
          </w:rPr>
          <w:t>Tamaño recomendado: 320 x 320 píxeles.</w:t>
        </w:r>
      </w:ins>
    </w:p>
    <w:p w14:paraId="7D392822" w14:textId="77777777" w:rsidR="005E3BED" w:rsidRPr="009D33F0" w:rsidRDefault="005E3BED" w:rsidP="005E3BED">
      <w:pPr>
        <w:rPr>
          <w:ins w:id="33" w:author="Roberto Goddard" w:date="2024-09-24T13:26:00Z" w16du:dateUtc="2024-09-24T18:26:00Z"/>
          <w:highlight w:val="yellow"/>
          <w:rPrChange w:id="34" w:author="Roberto Goddard" w:date="2024-09-24T13:27:00Z" w16du:dateUtc="2024-09-24T18:27:00Z">
            <w:rPr>
              <w:ins w:id="35" w:author="Roberto Goddard" w:date="2024-09-24T13:26:00Z" w16du:dateUtc="2024-09-24T18:26:00Z"/>
            </w:rPr>
          </w:rPrChange>
        </w:rPr>
      </w:pPr>
      <w:ins w:id="36" w:author="Roberto Goddard" w:date="2024-09-24T13:26:00Z" w16du:dateUtc="2024-09-24T18:26:00Z">
        <w:r w:rsidRPr="009D33F0">
          <w:rPr>
            <w:highlight w:val="yellow"/>
            <w:rPrChange w:id="37" w:author="Roberto Goddard" w:date="2024-09-24T13:27:00Z" w16du:dateUtc="2024-09-24T18:27:00Z">
              <w:rPr/>
            </w:rPrChange>
          </w:rPr>
          <w:t>Aspecto: Aunque la imagen se muestra en formato circular, debes asegurarte de que la foto tenga un buen encuadre dentro de un cuadrado.</w:t>
        </w:r>
      </w:ins>
    </w:p>
    <w:p w14:paraId="14C58894" w14:textId="77777777" w:rsidR="005E3BED" w:rsidRPr="009D33F0" w:rsidRDefault="005E3BED" w:rsidP="005E3BED">
      <w:pPr>
        <w:rPr>
          <w:ins w:id="38" w:author="Roberto Goddard" w:date="2024-09-24T13:26:00Z" w16du:dateUtc="2024-09-24T18:26:00Z"/>
          <w:highlight w:val="yellow"/>
          <w:rPrChange w:id="39" w:author="Roberto Goddard" w:date="2024-09-24T13:27:00Z" w16du:dateUtc="2024-09-24T18:27:00Z">
            <w:rPr>
              <w:ins w:id="40" w:author="Roberto Goddard" w:date="2024-09-24T13:26:00Z" w16du:dateUtc="2024-09-24T18:26:00Z"/>
            </w:rPr>
          </w:rPrChange>
        </w:rPr>
      </w:pPr>
      <w:ins w:id="41" w:author="Roberto Goddard" w:date="2024-09-24T13:26:00Z" w16du:dateUtc="2024-09-24T18:26:00Z">
        <w:r w:rsidRPr="009D33F0">
          <w:rPr>
            <w:highlight w:val="yellow"/>
            <w:rPrChange w:id="42" w:author="Roberto Goddard" w:date="2024-09-24T13:27:00Z" w16du:dateUtc="2024-09-24T18:27:00Z">
              <w:rPr/>
            </w:rPrChange>
          </w:rPr>
          <w:t xml:space="preserve">2. Publicaciones en el </w:t>
        </w:r>
        <w:proofErr w:type="spellStart"/>
        <w:r w:rsidRPr="009D33F0">
          <w:rPr>
            <w:highlight w:val="yellow"/>
            <w:rPrChange w:id="43" w:author="Roberto Goddard" w:date="2024-09-24T13:27:00Z" w16du:dateUtc="2024-09-24T18:27:00Z">
              <w:rPr/>
            </w:rPrChange>
          </w:rPr>
          <w:t>Feed</w:t>
        </w:r>
        <w:proofErr w:type="spellEnd"/>
        <w:r w:rsidRPr="009D33F0">
          <w:rPr>
            <w:highlight w:val="yellow"/>
            <w:rPrChange w:id="44" w:author="Roberto Goddard" w:date="2024-09-24T13:27:00Z" w16du:dateUtc="2024-09-24T18:27:00Z">
              <w:rPr/>
            </w:rPrChange>
          </w:rPr>
          <w:t xml:space="preserve"> (Fotos y Videos):</w:t>
        </w:r>
      </w:ins>
    </w:p>
    <w:p w14:paraId="791562B7" w14:textId="77777777" w:rsidR="005E3BED" w:rsidRPr="009D33F0" w:rsidRDefault="005E3BED" w:rsidP="005E3BED">
      <w:pPr>
        <w:rPr>
          <w:ins w:id="45" w:author="Roberto Goddard" w:date="2024-09-24T13:26:00Z" w16du:dateUtc="2024-09-24T18:26:00Z"/>
          <w:highlight w:val="yellow"/>
          <w:rPrChange w:id="46" w:author="Roberto Goddard" w:date="2024-09-24T13:27:00Z" w16du:dateUtc="2024-09-24T18:27:00Z">
            <w:rPr>
              <w:ins w:id="47" w:author="Roberto Goddard" w:date="2024-09-24T13:26:00Z" w16du:dateUtc="2024-09-24T18:26:00Z"/>
            </w:rPr>
          </w:rPrChange>
        </w:rPr>
      </w:pPr>
      <w:ins w:id="48" w:author="Roberto Goddard" w:date="2024-09-24T13:26:00Z" w16du:dateUtc="2024-09-24T18:26:00Z">
        <w:r w:rsidRPr="009D33F0">
          <w:rPr>
            <w:highlight w:val="yellow"/>
            <w:rPrChange w:id="49" w:author="Roberto Goddard" w:date="2024-09-24T13:27:00Z" w16du:dateUtc="2024-09-24T18:27:00Z">
              <w:rPr/>
            </w:rPrChange>
          </w:rPr>
          <w:t>Instagram admite varios formatos, pero hay algunos tamaños recomendados para mantener la calidad óptima:</w:t>
        </w:r>
      </w:ins>
    </w:p>
    <w:p w14:paraId="4478F539" w14:textId="77777777" w:rsidR="005E3BED" w:rsidRPr="009D33F0" w:rsidRDefault="005E3BED" w:rsidP="005E3BED">
      <w:pPr>
        <w:rPr>
          <w:ins w:id="50" w:author="Roberto Goddard" w:date="2024-09-24T13:26:00Z" w16du:dateUtc="2024-09-24T18:26:00Z"/>
          <w:highlight w:val="yellow"/>
          <w:rPrChange w:id="51" w:author="Roberto Goddard" w:date="2024-09-24T13:27:00Z" w16du:dateUtc="2024-09-24T18:27:00Z">
            <w:rPr>
              <w:ins w:id="52" w:author="Roberto Goddard" w:date="2024-09-24T13:26:00Z" w16du:dateUtc="2024-09-24T18:26:00Z"/>
            </w:rPr>
          </w:rPrChange>
        </w:rPr>
      </w:pPr>
    </w:p>
    <w:p w14:paraId="6F647787" w14:textId="77777777" w:rsidR="005E3BED" w:rsidRPr="009D33F0" w:rsidRDefault="005E3BED" w:rsidP="005E3BED">
      <w:pPr>
        <w:rPr>
          <w:ins w:id="53" w:author="Roberto Goddard" w:date="2024-09-24T13:26:00Z" w16du:dateUtc="2024-09-24T18:26:00Z"/>
          <w:highlight w:val="yellow"/>
          <w:rPrChange w:id="54" w:author="Roberto Goddard" w:date="2024-09-24T13:27:00Z" w16du:dateUtc="2024-09-24T18:27:00Z">
            <w:rPr>
              <w:ins w:id="55" w:author="Roberto Goddard" w:date="2024-09-24T13:26:00Z" w16du:dateUtc="2024-09-24T18:26:00Z"/>
            </w:rPr>
          </w:rPrChange>
        </w:rPr>
      </w:pPr>
      <w:ins w:id="56" w:author="Roberto Goddard" w:date="2024-09-24T13:26:00Z" w16du:dateUtc="2024-09-24T18:26:00Z">
        <w:r w:rsidRPr="009D33F0">
          <w:rPr>
            <w:highlight w:val="yellow"/>
            <w:rPrChange w:id="57" w:author="Roberto Goddard" w:date="2024-09-24T13:27:00Z" w16du:dateUtc="2024-09-24T18:27:00Z">
              <w:rPr/>
            </w:rPrChange>
          </w:rPr>
          <w:t>Cuadrada (1:1):</w:t>
        </w:r>
      </w:ins>
    </w:p>
    <w:p w14:paraId="7C4A5E7D" w14:textId="77777777" w:rsidR="005E3BED" w:rsidRPr="009D33F0" w:rsidRDefault="005E3BED" w:rsidP="005E3BED">
      <w:pPr>
        <w:rPr>
          <w:ins w:id="58" w:author="Roberto Goddard" w:date="2024-09-24T13:26:00Z" w16du:dateUtc="2024-09-24T18:26:00Z"/>
          <w:highlight w:val="yellow"/>
          <w:rPrChange w:id="59" w:author="Roberto Goddard" w:date="2024-09-24T13:27:00Z" w16du:dateUtc="2024-09-24T18:27:00Z">
            <w:rPr>
              <w:ins w:id="60" w:author="Roberto Goddard" w:date="2024-09-24T13:26:00Z" w16du:dateUtc="2024-09-24T18:26:00Z"/>
            </w:rPr>
          </w:rPrChange>
        </w:rPr>
      </w:pPr>
      <w:ins w:id="61" w:author="Roberto Goddard" w:date="2024-09-24T13:26:00Z" w16du:dateUtc="2024-09-24T18:26:00Z">
        <w:r w:rsidRPr="009D33F0">
          <w:rPr>
            <w:highlight w:val="yellow"/>
            <w:rPrChange w:id="62" w:author="Roberto Goddard" w:date="2024-09-24T13:27:00Z" w16du:dateUtc="2024-09-24T18:27:00Z">
              <w:rPr/>
            </w:rPrChange>
          </w:rPr>
          <w:t>Tamaño recomendado: 1080 x 1080 píxeles.</w:t>
        </w:r>
      </w:ins>
    </w:p>
    <w:p w14:paraId="4C17E9B4" w14:textId="77777777" w:rsidR="005E3BED" w:rsidRPr="009D33F0" w:rsidRDefault="005E3BED" w:rsidP="005E3BED">
      <w:pPr>
        <w:rPr>
          <w:ins w:id="63" w:author="Roberto Goddard" w:date="2024-09-24T13:26:00Z" w16du:dateUtc="2024-09-24T18:26:00Z"/>
          <w:highlight w:val="yellow"/>
          <w:rPrChange w:id="64" w:author="Roberto Goddard" w:date="2024-09-24T13:27:00Z" w16du:dateUtc="2024-09-24T18:27:00Z">
            <w:rPr>
              <w:ins w:id="65" w:author="Roberto Goddard" w:date="2024-09-24T13:26:00Z" w16du:dateUtc="2024-09-24T18:26:00Z"/>
            </w:rPr>
          </w:rPrChange>
        </w:rPr>
      </w:pPr>
      <w:ins w:id="66" w:author="Roberto Goddard" w:date="2024-09-24T13:26:00Z" w16du:dateUtc="2024-09-24T18:26:00Z">
        <w:r w:rsidRPr="009D33F0">
          <w:rPr>
            <w:highlight w:val="yellow"/>
            <w:rPrChange w:id="67" w:author="Roberto Goddard" w:date="2024-09-24T13:27:00Z" w16du:dateUtc="2024-09-24T18:27:00Z">
              <w:rPr/>
            </w:rPrChange>
          </w:rPr>
          <w:t>Aspecto: Relación 1:1.</w:t>
        </w:r>
      </w:ins>
    </w:p>
    <w:p w14:paraId="4C6D87D0" w14:textId="77777777" w:rsidR="005E3BED" w:rsidRPr="009D33F0" w:rsidRDefault="005E3BED" w:rsidP="005E3BED">
      <w:pPr>
        <w:rPr>
          <w:ins w:id="68" w:author="Roberto Goddard" w:date="2024-09-24T13:26:00Z" w16du:dateUtc="2024-09-24T18:26:00Z"/>
          <w:highlight w:val="yellow"/>
          <w:rPrChange w:id="69" w:author="Roberto Goddard" w:date="2024-09-24T13:27:00Z" w16du:dateUtc="2024-09-24T18:27:00Z">
            <w:rPr>
              <w:ins w:id="70" w:author="Roberto Goddard" w:date="2024-09-24T13:26:00Z" w16du:dateUtc="2024-09-24T18:26:00Z"/>
            </w:rPr>
          </w:rPrChange>
        </w:rPr>
      </w:pPr>
      <w:ins w:id="71" w:author="Roberto Goddard" w:date="2024-09-24T13:26:00Z" w16du:dateUtc="2024-09-24T18:26:00Z">
        <w:r w:rsidRPr="009D33F0">
          <w:rPr>
            <w:highlight w:val="yellow"/>
            <w:rPrChange w:id="72" w:author="Roberto Goddard" w:date="2024-09-24T13:27:00Z" w16du:dateUtc="2024-09-24T18:27:00Z">
              <w:rPr/>
            </w:rPrChange>
          </w:rPr>
          <w:t>Vertical (4:5):</w:t>
        </w:r>
      </w:ins>
    </w:p>
    <w:p w14:paraId="21002635" w14:textId="77777777" w:rsidR="005E3BED" w:rsidRPr="009D33F0" w:rsidRDefault="005E3BED" w:rsidP="005E3BED">
      <w:pPr>
        <w:rPr>
          <w:ins w:id="73" w:author="Roberto Goddard" w:date="2024-09-24T13:26:00Z" w16du:dateUtc="2024-09-24T18:26:00Z"/>
          <w:highlight w:val="yellow"/>
          <w:rPrChange w:id="74" w:author="Roberto Goddard" w:date="2024-09-24T13:27:00Z" w16du:dateUtc="2024-09-24T18:27:00Z">
            <w:rPr>
              <w:ins w:id="75" w:author="Roberto Goddard" w:date="2024-09-24T13:26:00Z" w16du:dateUtc="2024-09-24T18:26:00Z"/>
            </w:rPr>
          </w:rPrChange>
        </w:rPr>
      </w:pPr>
      <w:ins w:id="76" w:author="Roberto Goddard" w:date="2024-09-24T13:26:00Z" w16du:dateUtc="2024-09-24T18:26:00Z">
        <w:r w:rsidRPr="009D33F0">
          <w:rPr>
            <w:highlight w:val="yellow"/>
            <w:rPrChange w:id="77" w:author="Roberto Goddard" w:date="2024-09-24T13:27:00Z" w16du:dateUtc="2024-09-24T18:27:00Z">
              <w:rPr/>
            </w:rPrChange>
          </w:rPr>
          <w:t>Tamaño recomendado: 1080 x 1350 píxeles.</w:t>
        </w:r>
      </w:ins>
    </w:p>
    <w:p w14:paraId="1DC68B75" w14:textId="77777777" w:rsidR="005E3BED" w:rsidRPr="009D33F0" w:rsidRDefault="005E3BED" w:rsidP="005E3BED">
      <w:pPr>
        <w:rPr>
          <w:ins w:id="78" w:author="Roberto Goddard" w:date="2024-09-24T13:26:00Z" w16du:dateUtc="2024-09-24T18:26:00Z"/>
          <w:highlight w:val="yellow"/>
          <w:rPrChange w:id="79" w:author="Roberto Goddard" w:date="2024-09-24T13:27:00Z" w16du:dateUtc="2024-09-24T18:27:00Z">
            <w:rPr>
              <w:ins w:id="80" w:author="Roberto Goddard" w:date="2024-09-24T13:26:00Z" w16du:dateUtc="2024-09-24T18:26:00Z"/>
            </w:rPr>
          </w:rPrChange>
        </w:rPr>
      </w:pPr>
      <w:ins w:id="81" w:author="Roberto Goddard" w:date="2024-09-24T13:26:00Z" w16du:dateUtc="2024-09-24T18:26:00Z">
        <w:r w:rsidRPr="009D33F0">
          <w:rPr>
            <w:highlight w:val="yellow"/>
            <w:rPrChange w:id="82" w:author="Roberto Goddard" w:date="2024-09-24T13:27:00Z" w16du:dateUtc="2024-09-24T18:27:00Z">
              <w:rPr/>
            </w:rPrChange>
          </w:rPr>
          <w:t>Aspecto: Relación 4:5.</w:t>
        </w:r>
      </w:ins>
    </w:p>
    <w:p w14:paraId="64E0D6ED" w14:textId="77777777" w:rsidR="005E3BED" w:rsidRPr="009D33F0" w:rsidRDefault="005E3BED" w:rsidP="005E3BED">
      <w:pPr>
        <w:rPr>
          <w:ins w:id="83" w:author="Roberto Goddard" w:date="2024-09-24T13:26:00Z" w16du:dateUtc="2024-09-24T18:26:00Z"/>
          <w:highlight w:val="yellow"/>
          <w:rPrChange w:id="84" w:author="Roberto Goddard" w:date="2024-09-24T13:27:00Z" w16du:dateUtc="2024-09-24T18:27:00Z">
            <w:rPr>
              <w:ins w:id="85" w:author="Roberto Goddard" w:date="2024-09-24T13:26:00Z" w16du:dateUtc="2024-09-24T18:26:00Z"/>
            </w:rPr>
          </w:rPrChange>
        </w:rPr>
      </w:pPr>
      <w:ins w:id="86" w:author="Roberto Goddard" w:date="2024-09-24T13:26:00Z" w16du:dateUtc="2024-09-24T18:26:00Z">
        <w:r w:rsidRPr="009D33F0">
          <w:rPr>
            <w:highlight w:val="yellow"/>
            <w:rPrChange w:id="87" w:author="Roberto Goddard" w:date="2024-09-24T13:27:00Z" w16du:dateUtc="2024-09-24T18:27:00Z">
              <w:rPr/>
            </w:rPrChange>
          </w:rPr>
          <w:t>Horizontal (Paisaje, 1.91:1):</w:t>
        </w:r>
      </w:ins>
    </w:p>
    <w:p w14:paraId="20A2309E" w14:textId="77777777" w:rsidR="005E3BED" w:rsidRPr="009D33F0" w:rsidRDefault="005E3BED" w:rsidP="005E3BED">
      <w:pPr>
        <w:rPr>
          <w:ins w:id="88" w:author="Roberto Goddard" w:date="2024-09-24T13:26:00Z" w16du:dateUtc="2024-09-24T18:26:00Z"/>
          <w:highlight w:val="yellow"/>
          <w:rPrChange w:id="89" w:author="Roberto Goddard" w:date="2024-09-24T13:27:00Z" w16du:dateUtc="2024-09-24T18:27:00Z">
            <w:rPr>
              <w:ins w:id="90" w:author="Roberto Goddard" w:date="2024-09-24T13:26:00Z" w16du:dateUtc="2024-09-24T18:26:00Z"/>
            </w:rPr>
          </w:rPrChange>
        </w:rPr>
      </w:pPr>
      <w:ins w:id="91" w:author="Roberto Goddard" w:date="2024-09-24T13:26:00Z" w16du:dateUtc="2024-09-24T18:26:00Z">
        <w:r w:rsidRPr="009D33F0">
          <w:rPr>
            <w:highlight w:val="yellow"/>
            <w:rPrChange w:id="92" w:author="Roberto Goddard" w:date="2024-09-24T13:27:00Z" w16du:dateUtc="2024-09-24T18:27:00Z">
              <w:rPr/>
            </w:rPrChange>
          </w:rPr>
          <w:t>Tamaño recomendado: 1080 x 608 píxeles.</w:t>
        </w:r>
      </w:ins>
    </w:p>
    <w:p w14:paraId="092FF42B" w14:textId="77777777" w:rsidR="005E3BED" w:rsidRPr="009D33F0" w:rsidRDefault="005E3BED" w:rsidP="005E3BED">
      <w:pPr>
        <w:rPr>
          <w:ins w:id="93" w:author="Roberto Goddard" w:date="2024-09-24T13:26:00Z" w16du:dateUtc="2024-09-24T18:26:00Z"/>
          <w:highlight w:val="yellow"/>
          <w:rPrChange w:id="94" w:author="Roberto Goddard" w:date="2024-09-24T13:27:00Z" w16du:dateUtc="2024-09-24T18:27:00Z">
            <w:rPr>
              <w:ins w:id="95" w:author="Roberto Goddard" w:date="2024-09-24T13:26:00Z" w16du:dateUtc="2024-09-24T18:26:00Z"/>
            </w:rPr>
          </w:rPrChange>
        </w:rPr>
      </w:pPr>
      <w:ins w:id="96" w:author="Roberto Goddard" w:date="2024-09-24T13:26:00Z" w16du:dateUtc="2024-09-24T18:26:00Z">
        <w:r w:rsidRPr="009D33F0">
          <w:rPr>
            <w:highlight w:val="yellow"/>
            <w:rPrChange w:id="97" w:author="Roberto Goddard" w:date="2024-09-24T13:27:00Z" w16du:dateUtc="2024-09-24T18:27:00Z">
              <w:rPr/>
            </w:rPrChange>
          </w:rPr>
          <w:t>Aspecto: Relación 1.91:1.</w:t>
        </w:r>
      </w:ins>
    </w:p>
    <w:p w14:paraId="0FB6D623" w14:textId="77777777" w:rsidR="005E3BED" w:rsidRPr="009D33F0" w:rsidRDefault="005E3BED" w:rsidP="005E3BED">
      <w:pPr>
        <w:rPr>
          <w:ins w:id="98" w:author="Roberto Goddard" w:date="2024-09-24T13:26:00Z" w16du:dateUtc="2024-09-24T18:26:00Z"/>
          <w:highlight w:val="yellow"/>
          <w:rPrChange w:id="99" w:author="Roberto Goddard" w:date="2024-09-24T13:27:00Z" w16du:dateUtc="2024-09-24T18:27:00Z">
            <w:rPr>
              <w:ins w:id="100" w:author="Roberto Goddard" w:date="2024-09-24T13:26:00Z" w16du:dateUtc="2024-09-24T18:26:00Z"/>
            </w:rPr>
          </w:rPrChange>
        </w:rPr>
      </w:pPr>
      <w:ins w:id="101" w:author="Roberto Goddard" w:date="2024-09-24T13:26:00Z" w16du:dateUtc="2024-09-24T18:26:00Z">
        <w:r w:rsidRPr="009D33F0">
          <w:rPr>
            <w:highlight w:val="yellow"/>
            <w:rPrChange w:id="102" w:author="Roberto Goddard" w:date="2024-09-24T13:27:00Z" w16du:dateUtc="2024-09-24T18:27:00Z">
              <w:rPr/>
            </w:rPrChange>
          </w:rPr>
          <w:t>3. Historias de Instagram (</w:t>
        </w:r>
        <w:proofErr w:type="spellStart"/>
        <w:r w:rsidRPr="009D33F0">
          <w:rPr>
            <w:highlight w:val="yellow"/>
            <w:rPrChange w:id="103" w:author="Roberto Goddard" w:date="2024-09-24T13:27:00Z" w16du:dateUtc="2024-09-24T18:27:00Z">
              <w:rPr/>
            </w:rPrChange>
          </w:rPr>
          <w:t>Stories</w:t>
        </w:r>
        <w:proofErr w:type="spellEnd"/>
        <w:r w:rsidRPr="009D33F0">
          <w:rPr>
            <w:highlight w:val="yellow"/>
            <w:rPrChange w:id="104" w:author="Roberto Goddard" w:date="2024-09-24T13:27:00Z" w16du:dateUtc="2024-09-24T18:27:00Z">
              <w:rPr/>
            </w:rPrChange>
          </w:rPr>
          <w:t>):</w:t>
        </w:r>
      </w:ins>
    </w:p>
    <w:p w14:paraId="7441BF40" w14:textId="77777777" w:rsidR="005E3BED" w:rsidRPr="009D33F0" w:rsidRDefault="005E3BED" w:rsidP="005E3BED">
      <w:pPr>
        <w:rPr>
          <w:ins w:id="105" w:author="Roberto Goddard" w:date="2024-09-24T13:26:00Z" w16du:dateUtc="2024-09-24T18:26:00Z"/>
          <w:highlight w:val="yellow"/>
          <w:rPrChange w:id="106" w:author="Roberto Goddard" w:date="2024-09-24T13:27:00Z" w16du:dateUtc="2024-09-24T18:27:00Z">
            <w:rPr>
              <w:ins w:id="107" w:author="Roberto Goddard" w:date="2024-09-24T13:26:00Z" w16du:dateUtc="2024-09-24T18:26:00Z"/>
            </w:rPr>
          </w:rPrChange>
        </w:rPr>
      </w:pPr>
      <w:ins w:id="108" w:author="Roberto Goddard" w:date="2024-09-24T13:26:00Z" w16du:dateUtc="2024-09-24T18:26:00Z">
        <w:r w:rsidRPr="009D33F0">
          <w:rPr>
            <w:highlight w:val="yellow"/>
            <w:rPrChange w:id="109" w:author="Roberto Goddard" w:date="2024-09-24T13:27:00Z" w16du:dateUtc="2024-09-24T18:27:00Z">
              <w:rPr/>
            </w:rPrChange>
          </w:rPr>
          <w:t>Tamaño recomendado: 1080 x 1920 píxeles.</w:t>
        </w:r>
      </w:ins>
    </w:p>
    <w:p w14:paraId="1952DF7B" w14:textId="77777777" w:rsidR="005E3BED" w:rsidRPr="009D33F0" w:rsidRDefault="005E3BED" w:rsidP="005E3BED">
      <w:pPr>
        <w:rPr>
          <w:ins w:id="110" w:author="Roberto Goddard" w:date="2024-09-24T13:26:00Z" w16du:dateUtc="2024-09-24T18:26:00Z"/>
          <w:highlight w:val="yellow"/>
          <w:rPrChange w:id="111" w:author="Roberto Goddard" w:date="2024-09-24T13:27:00Z" w16du:dateUtc="2024-09-24T18:27:00Z">
            <w:rPr>
              <w:ins w:id="112" w:author="Roberto Goddard" w:date="2024-09-24T13:26:00Z" w16du:dateUtc="2024-09-24T18:26:00Z"/>
            </w:rPr>
          </w:rPrChange>
        </w:rPr>
      </w:pPr>
      <w:ins w:id="113" w:author="Roberto Goddard" w:date="2024-09-24T13:26:00Z" w16du:dateUtc="2024-09-24T18:26:00Z">
        <w:r w:rsidRPr="009D33F0">
          <w:rPr>
            <w:highlight w:val="yellow"/>
            <w:rPrChange w:id="114" w:author="Roberto Goddard" w:date="2024-09-24T13:27:00Z" w16du:dateUtc="2024-09-24T18:27:00Z">
              <w:rPr/>
            </w:rPrChange>
          </w:rPr>
          <w:t>Aspecto: Relación 9:16 (pantalla completa vertical).</w:t>
        </w:r>
      </w:ins>
    </w:p>
    <w:p w14:paraId="1B543473" w14:textId="77777777" w:rsidR="005E3BED" w:rsidRPr="009D33F0" w:rsidRDefault="005E3BED" w:rsidP="005E3BED">
      <w:pPr>
        <w:rPr>
          <w:ins w:id="115" w:author="Roberto Goddard" w:date="2024-09-24T13:26:00Z" w16du:dateUtc="2024-09-24T18:26:00Z"/>
          <w:highlight w:val="yellow"/>
          <w:rPrChange w:id="116" w:author="Roberto Goddard" w:date="2024-09-24T13:27:00Z" w16du:dateUtc="2024-09-24T18:27:00Z">
            <w:rPr>
              <w:ins w:id="117" w:author="Roberto Goddard" w:date="2024-09-24T13:26:00Z" w16du:dateUtc="2024-09-24T18:26:00Z"/>
            </w:rPr>
          </w:rPrChange>
        </w:rPr>
      </w:pPr>
      <w:ins w:id="118" w:author="Roberto Goddard" w:date="2024-09-24T13:26:00Z" w16du:dateUtc="2024-09-24T18:26:00Z">
        <w:r w:rsidRPr="009D33F0">
          <w:rPr>
            <w:highlight w:val="yellow"/>
            <w:rPrChange w:id="119" w:author="Roberto Goddard" w:date="2024-09-24T13:27:00Z" w16du:dateUtc="2024-09-24T18:27:00Z">
              <w:rPr/>
            </w:rPrChange>
          </w:rPr>
          <w:t>Consejo: Mantén los elementos importantes (texto o gráficos) centrados para evitar que queden cortados si alguien usa un dispositivo con diferente tamaño de pantalla.</w:t>
        </w:r>
      </w:ins>
    </w:p>
    <w:p w14:paraId="086CCD30" w14:textId="77777777" w:rsidR="005E3BED" w:rsidRPr="009D33F0" w:rsidRDefault="005E3BED" w:rsidP="005E3BED">
      <w:pPr>
        <w:rPr>
          <w:ins w:id="120" w:author="Roberto Goddard" w:date="2024-09-24T13:26:00Z" w16du:dateUtc="2024-09-24T18:26:00Z"/>
          <w:highlight w:val="yellow"/>
          <w:rPrChange w:id="121" w:author="Roberto Goddard" w:date="2024-09-24T13:27:00Z" w16du:dateUtc="2024-09-24T18:27:00Z">
            <w:rPr>
              <w:ins w:id="122" w:author="Roberto Goddard" w:date="2024-09-24T13:26:00Z" w16du:dateUtc="2024-09-24T18:26:00Z"/>
            </w:rPr>
          </w:rPrChange>
        </w:rPr>
      </w:pPr>
      <w:ins w:id="123" w:author="Roberto Goddard" w:date="2024-09-24T13:26:00Z" w16du:dateUtc="2024-09-24T18:26:00Z">
        <w:r w:rsidRPr="009D33F0">
          <w:rPr>
            <w:highlight w:val="yellow"/>
            <w:rPrChange w:id="124" w:author="Roberto Goddard" w:date="2024-09-24T13:27:00Z" w16du:dateUtc="2024-09-24T18:27:00Z">
              <w:rPr/>
            </w:rPrChange>
          </w:rPr>
          <w:t xml:space="preserve">4. </w:t>
        </w:r>
        <w:proofErr w:type="spellStart"/>
        <w:r w:rsidRPr="009D33F0">
          <w:rPr>
            <w:highlight w:val="yellow"/>
            <w:rPrChange w:id="125" w:author="Roberto Goddard" w:date="2024-09-24T13:27:00Z" w16du:dateUtc="2024-09-24T18:27:00Z">
              <w:rPr/>
            </w:rPrChange>
          </w:rPr>
          <w:t>Reels</w:t>
        </w:r>
        <w:proofErr w:type="spellEnd"/>
        <w:r w:rsidRPr="009D33F0">
          <w:rPr>
            <w:highlight w:val="yellow"/>
            <w:rPrChange w:id="126" w:author="Roberto Goddard" w:date="2024-09-24T13:27:00Z" w16du:dateUtc="2024-09-24T18:27:00Z">
              <w:rPr/>
            </w:rPrChange>
          </w:rPr>
          <w:t>:</w:t>
        </w:r>
      </w:ins>
    </w:p>
    <w:p w14:paraId="510860C3" w14:textId="77777777" w:rsidR="005E3BED" w:rsidRPr="009D33F0" w:rsidRDefault="005E3BED" w:rsidP="005E3BED">
      <w:pPr>
        <w:rPr>
          <w:ins w:id="127" w:author="Roberto Goddard" w:date="2024-09-24T13:26:00Z" w16du:dateUtc="2024-09-24T18:26:00Z"/>
          <w:highlight w:val="yellow"/>
          <w:rPrChange w:id="128" w:author="Roberto Goddard" w:date="2024-09-24T13:27:00Z" w16du:dateUtc="2024-09-24T18:27:00Z">
            <w:rPr>
              <w:ins w:id="129" w:author="Roberto Goddard" w:date="2024-09-24T13:26:00Z" w16du:dateUtc="2024-09-24T18:26:00Z"/>
            </w:rPr>
          </w:rPrChange>
        </w:rPr>
      </w:pPr>
      <w:ins w:id="130" w:author="Roberto Goddard" w:date="2024-09-24T13:26:00Z" w16du:dateUtc="2024-09-24T18:26:00Z">
        <w:r w:rsidRPr="009D33F0">
          <w:rPr>
            <w:highlight w:val="yellow"/>
            <w:rPrChange w:id="131" w:author="Roberto Goddard" w:date="2024-09-24T13:27:00Z" w16du:dateUtc="2024-09-24T18:27:00Z">
              <w:rPr/>
            </w:rPrChange>
          </w:rPr>
          <w:t>Tamaño recomendado: 1080 x 1920 píxeles.</w:t>
        </w:r>
      </w:ins>
    </w:p>
    <w:p w14:paraId="4974E6C4" w14:textId="77777777" w:rsidR="005E3BED" w:rsidRPr="009D33F0" w:rsidRDefault="005E3BED" w:rsidP="005E3BED">
      <w:pPr>
        <w:rPr>
          <w:ins w:id="132" w:author="Roberto Goddard" w:date="2024-09-24T13:26:00Z" w16du:dateUtc="2024-09-24T18:26:00Z"/>
          <w:highlight w:val="yellow"/>
          <w:rPrChange w:id="133" w:author="Roberto Goddard" w:date="2024-09-24T13:27:00Z" w16du:dateUtc="2024-09-24T18:27:00Z">
            <w:rPr>
              <w:ins w:id="134" w:author="Roberto Goddard" w:date="2024-09-24T13:26:00Z" w16du:dateUtc="2024-09-24T18:26:00Z"/>
            </w:rPr>
          </w:rPrChange>
        </w:rPr>
      </w:pPr>
      <w:ins w:id="135" w:author="Roberto Goddard" w:date="2024-09-24T13:26:00Z" w16du:dateUtc="2024-09-24T18:26:00Z">
        <w:r w:rsidRPr="009D33F0">
          <w:rPr>
            <w:highlight w:val="yellow"/>
            <w:rPrChange w:id="136" w:author="Roberto Goddard" w:date="2024-09-24T13:27:00Z" w16du:dateUtc="2024-09-24T18:27:00Z">
              <w:rPr/>
            </w:rPrChange>
          </w:rPr>
          <w:t>Aspecto: Relación 9:16.</w:t>
        </w:r>
      </w:ins>
    </w:p>
    <w:p w14:paraId="24C5C373" w14:textId="77777777" w:rsidR="005E3BED" w:rsidRPr="009D33F0" w:rsidRDefault="005E3BED" w:rsidP="005E3BED">
      <w:pPr>
        <w:rPr>
          <w:ins w:id="137" w:author="Roberto Goddard" w:date="2024-09-24T13:26:00Z" w16du:dateUtc="2024-09-24T18:26:00Z"/>
          <w:highlight w:val="yellow"/>
          <w:rPrChange w:id="138" w:author="Roberto Goddard" w:date="2024-09-24T13:27:00Z" w16du:dateUtc="2024-09-24T18:27:00Z">
            <w:rPr>
              <w:ins w:id="139" w:author="Roberto Goddard" w:date="2024-09-24T13:26:00Z" w16du:dateUtc="2024-09-24T18:26:00Z"/>
            </w:rPr>
          </w:rPrChange>
        </w:rPr>
      </w:pPr>
      <w:ins w:id="140" w:author="Roberto Goddard" w:date="2024-09-24T13:26:00Z" w16du:dateUtc="2024-09-24T18:26:00Z">
        <w:r w:rsidRPr="009D33F0">
          <w:rPr>
            <w:highlight w:val="yellow"/>
            <w:rPrChange w:id="141" w:author="Roberto Goddard" w:date="2024-09-24T13:27:00Z" w16du:dateUtc="2024-09-24T18:27:00Z">
              <w:rPr/>
            </w:rPrChange>
          </w:rPr>
          <w:lastRenderedPageBreak/>
          <w:t xml:space="preserve">Consejo: Los </w:t>
        </w:r>
        <w:proofErr w:type="spellStart"/>
        <w:r w:rsidRPr="009D33F0">
          <w:rPr>
            <w:highlight w:val="yellow"/>
            <w:rPrChange w:id="142" w:author="Roberto Goddard" w:date="2024-09-24T13:27:00Z" w16du:dateUtc="2024-09-24T18:27:00Z">
              <w:rPr/>
            </w:rPrChange>
          </w:rPr>
          <w:t>Reels</w:t>
        </w:r>
        <w:proofErr w:type="spellEnd"/>
        <w:r w:rsidRPr="009D33F0">
          <w:rPr>
            <w:highlight w:val="yellow"/>
            <w:rPrChange w:id="143" w:author="Roberto Goddard" w:date="2024-09-24T13:27:00Z" w16du:dateUtc="2024-09-24T18:27:00Z">
              <w:rPr/>
            </w:rPrChange>
          </w:rPr>
          <w:t xml:space="preserve"> se muestran en un formato vertical de pantalla completa, por lo que es importante mantener el contenido dentro de la zona segura en el centro (evita poner elementos importantes en la parte superior o inferior, ya que pueden quedar cortados por la interfaz de Instagram).</w:t>
        </w:r>
      </w:ins>
    </w:p>
    <w:p w14:paraId="51E7C8E0" w14:textId="77777777" w:rsidR="005E3BED" w:rsidRPr="009D33F0" w:rsidRDefault="005E3BED" w:rsidP="005E3BED">
      <w:pPr>
        <w:rPr>
          <w:ins w:id="144" w:author="Roberto Goddard" w:date="2024-09-24T13:26:00Z" w16du:dateUtc="2024-09-24T18:26:00Z"/>
          <w:highlight w:val="yellow"/>
          <w:rPrChange w:id="145" w:author="Roberto Goddard" w:date="2024-09-24T13:27:00Z" w16du:dateUtc="2024-09-24T18:27:00Z">
            <w:rPr>
              <w:ins w:id="146" w:author="Roberto Goddard" w:date="2024-09-24T13:26:00Z" w16du:dateUtc="2024-09-24T18:26:00Z"/>
            </w:rPr>
          </w:rPrChange>
        </w:rPr>
      </w:pPr>
      <w:ins w:id="147" w:author="Roberto Goddard" w:date="2024-09-24T13:26:00Z" w16du:dateUtc="2024-09-24T18:26:00Z">
        <w:r w:rsidRPr="009D33F0">
          <w:rPr>
            <w:highlight w:val="yellow"/>
            <w:rPrChange w:id="148" w:author="Roberto Goddard" w:date="2024-09-24T13:27:00Z" w16du:dateUtc="2024-09-24T18:27:00Z">
              <w:rPr/>
            </w:rPrChange>
          </w:rPr>
          <w:t>5. IGTV (Videos más largos):</w:t>
        </w:r>
      </w:ins>
    </w:p>
    <w:p w14:paraId="441218C2" w14:textId="77777777" w:rsidR="005E3BED" w:rsidRPr="009D33F0" w:rsidRDefault="005E3BED" w:rsidP="005E3BED">
      <w:pPr>
        <w:rPr>
          <w:ins w:id="149" w:author="Roberto Goddard" w:date="2024-09-24T13:26:00Z" w16du:dateUtc="2024-09-24T18:26:00Z"/>
          <w:highlight w:val="yellow"/>
          <w:rPrChange w:id="150" w:author="Roberto Goddard" w:date="2024-09-24T13:27:00Z" w16du:dateUtc="2024-09-24T18:27:00Z">
            <w:rPr>
              <w:ins w:id="151" w:author="Roberto Goddard" w:date="2024-09-24T13:26:00Z" w16du:dateUtc="2024-09-24T18:26:00Z"/>
            </w:rPr>
          </w:rPrChange>
        </w:rPr>
      </w:pPr>
      <w:ins w:id="152" w:author="Roberto Goddard" w:date="2024-09-24T13:26:00Z" w16du:dateUtc="2024-09-24T18:26:00Z">
        <w:r w:rsidRPr="009D33F0">
          <w:rPr>
            <w:highlight w:val="yellow"/>
            <w:rPrChange w:id="153" w:author="Roberto Goddard" w:date="2024-09-24T13:27:00Z" w16du:dateUtc="2024-09-24T18:27:00Z">
              <w:rPr/>
            </w:rPrChange>
          </w:rPr>
          <w:t>Tamaño recomendado: 1080 x 1920 píxeles (vertical).</w:t>
        </w:r>
      </w:ins>
    </w:p>
    <w:p w14:paraId="054CAD16" w14:textId="77777777" w:rsidR="005E3BED" w:rsidRPr="009D33F0" w:rsidRDefault="005E3BED" w:rsidP="005E3BED">
      <w:pPr>
        <w:rPr>
          <w:ins w:id="154" w:author="Roberto Goddard" w:date="2024-09-24T13:26:00Z" w16du:dateUtc="2024-09-24T18:26:00Z"/>
          <w:highlight w:val="yellow"/>
          <w:rPrChange w:id="155" w:author="Roberto Goddard" w:date="2024-09-24T13:27:00Z" w16du:dateUtc="2024-09-24T18:27:00Z">
            <w:rPr>
              <w:ins w:id="156" w:author="Roberto Goddard" w:date="2024-09-24T13:26:00Z" w16du:dateUtc="2024-09-24T18:26:00Z"/>
            </w:rPr>
          </w:rPrChange>
        </w:rPr>
      </w:pPr>
      <w:ins w:id="157" w:author="Roberto Goddard" w:date="2024-09-24T13:26:00Z" w16du:dateUtc="2024-09-24T18:26:00Z">
        <w:r w:rsidRPr="009D33F0">
          <w:rPr>
            <w:highlight w:val="yellow"/>
            <w:rPrChange w:id="158" w:author="Roberto Goddard" w:date="2024-09-24T13:27:00Z" w16du:dateUtc="2024-09-24T18:27:00Z">
              <w:rPr/>
            </w:rPrChange>
          </w:rPr>
          <w:t>Aspecto: Relación 9:16 para videos verticales, o 16:9 para videos horizontales.</w:t>
        </w:r>
      </w:ins>
    </w:p>
    <w:p w14:paraId="6998D9F7" w14:textId="77777777" w:rsidR="005E3BED" w:rsidRPr="009D33F0" w:rsidRDefault="005E3BED" w:rsidP="005E3BED">
      <w:pPr>
        <w:rPr>
          <w:ins w:id="159" w:author="Roberto Goddard" w:date="2024-09-24T13:26:00Z" w16du:dateUtc="2024-09-24T18:26:00Z"/>
          <w:highlight w:val="yellow"/>
          <w:rPrChange w:id="160" w:author="Roberto Goddard" w:date="2024-09-24T13:27:00Z" w16du:dateUtc="2024-09-24T18:27:00Z">
            <w:rPr>
              <w:ins w:id="161" w:author="Roberto Goddard" w:date="2024-09-24T13:26:00Z" w16du:dateUtc="2024-09-24T18:26:00Z"/>
            </w:rPr>
          </w:rPrChange>
        </w:rPr>
      </w:pPr>
      <w:ins w:id="162" w:author="Roberto Goddard" w:date="2024-09-24T13:26:00Z" w16du:dateUtc="2024-09-24T18:26:00Z">
        <w:r w:rsidRPr="009D33F0">
          <w:rPr>
            <w:highlight w:val="yellow"/>
            <w:rPrChange w:id="163" w:author="Roberto Goddard" w:date="2024-09-24T13:27:00Z" w16du:dateUtc="2024-09-24T18:27:00Z">
              <w:rPr/>
            </w:rPrChange>
          </w:rPr>
          <w:t>Tamaño mínimo: 720 píxeles de ancho.</w:t>
        </w:r>
      </w:ins>
    </w:p>
    <w:p w14:paraId="27EEC2AE" w14:textId="77777777" w:rsidR="005E3BED" w:rsidRPr="009D33F0" w:rsidRDefault="005E3BED" w:rsidP="005E3BED">
      <w:pPr>
        <w:rPr>
          <w:ins w:id="164" w:author="Roberto Goddard" w:date="2024-09-24T13:26:00Z" w16du:dateUtc="2024-09-24T18:26:00Z"/>
          <w:highlight w:val="yellow"/>
          <w:rPrChange w:id="165" w:author="Roberto Goddard" w:date="2024-09-24T13:27:00Z" w16du:dateUtc="2024-09-24T18:27:00Z">
            <w:rPr>
              <w:ins w:id="166" w:author="Roberto Goddard" w:date="2024-09-24T13:26:00Z" w16du:dateUtc="2024-09-24T18:26:00Z"/>
            </w:rPr>
          </w:rPrChange>
        </w:rPr>
      </w:pPr>
      <w:ins w:id="167" w:author="Roberto Goddard" w:date="2024-09-24T13:26:00Z" w16du:dateUtc="2024-09-24T18:26:00Z">
        <w:r w:rsidRPr="009D33F0">
          <w:rPr>
            <w:highlight w:val="yellow"/>
            <w:rPrChange w:id="168" w:author="Roberto Goddard" w:date="2024-09-24T13:27:00Z" w16du:dateUtc="2024-09-24T18:27:00Z">
              <w:rPr/>
            </w:rPrChange>
          </w:rPr>
          <w:t>Consideraciones adicionales:</w:t>
        </w:r>
      </w:ins>
    </w:p>
    <w:p w14:paraId="0DAF60E9" w14:textId="77777777" w:rsidR="005E3BED" w:rsidRPr="009D33F0" w:rsidRDefault="005E3BED" w:rsidP="005E3BED">
      <w:pPr>
        <w:rPr>
          <w:ins w:id="169" w:author="Roberto Goddard" w:date="2024-09-24T13:26:00Z" w16du:dateUtc="2024-09-24T18:26:00Z"/>
          <w:highlight w:val="yellow"/>
          <w:rPrChange w:id="170" w:author="Roberto Goddard" w:date="2024-09-24T13:27:00Z" w16du:dateUtc="2024-09-24T18:27:00Z">
            <w:rPr>
              <w:ins w:id="171" w:author="Roberto Goddard" w:date="2024-09-24T13:26:00Z" w16du:dateUtc="2024-09-24T18:26:00Z"/>
            </w:rPr>
          </w:rPrChange>
        </w:rPr>
      </w:pPr>
      <w:ins w:id="172" w:author="Roberto Goddard" w:date="2024-09-24T13:26:00Z" w16du:dateUtc="2024-09-24T18:26:00Z">
        <w:r w:rsidRPr="009D33F0">
          <w:rPr>
            <w:highlight w:val="yellow"/>
            <w:rPrChange w:id="173" w:author="Roberto Goddard" w:date="2024-09-24T13:27:00Z" w16du:dateUtc="2024-09-24T18:27:00Z">
              <w:rPr/>
            </w:rPrChange>
          </w:rPr>
          <w:t>Formato de archivo: Instagram recomienda subir imágenes en formato JPG con compresión de calidad alta.</w:t>
        </w:r>
      </w:ins>
    </w:p>
    <w:p w14:paraId="506685F2" w14:textId="1C257A00" w:rsidR="005E3BED" w:rsidRPr="009D33F0" w:rsidRDefault="005E3BED" w:rsidP="005E3BED">
      <w:pPr>
        <w:rPr>
          <w:ins w:id="174" w:author="Roberto Goddard" w:date="2024-09-24T13:24:00Z" w16du:dateUtc="2024-09-24T18:24:00Z"/>
        </w:rPr>
      </w:pPr>
      <w:ins w:id="175" w:author="Roberto Goddard" w:date="2024-09-24T13:26:00Z" w16du:dateUtc="2024-09-24T18:26:00Z">
        <w:r w:rsidRPr="009D33F0">
          <w:rPr>
            <w:highlight w:val="yellow"/>
            <w:rPrChange w:id="176" w:author="Roberto Goddard" w:date="2024-09-24T13:27:00Z" w16du:dateUtc="2024-09-24T18:27:00Z">
              <w:rPr/>
            </w:rPrChange>
          </w:rPr>
          <w:t>Tamaño de archivo máximo: 30 MB para fotos y 4 GB para videos.</w:t>
        </w:r>
      </w:ins>
    </w:p>
    <w:p w14:paraId="36C5FB1E" w14:textId="7D6B2853" w:rsidR="00532A2D" w:rsidRDefault="00532A2D" w:rsidP="7B1402D4">
      <w:pPr>
        <w:rPr>
          <w:ins w:id="177" w:author="Roberto Goddard" w:date="2024-09-19T15:22:00Z"/>
          <w:rFonts w:ascii="Calibri" w:eastAsia="Calibri" w:hAnsi="Calibri" w:cs="Calibri"/>
        </w:rPr>
      </w:pPr>
      <w:ins w:id="178" w:author="Roberto Goddard" w:date="2024-09-24T13:24:00Z" w16du:dateUtc="2024-09-24T18:24:00Z">
        <w:r>
          <w:rPr>
            <w:noProof/>
          </w:rPr>
          <w:lastRenderedPageBreak/>
          <w:drawing>
            <wp:inline distT="0" distB="0" distL="0" distR="0" wp14:anchorId="5905141E" wp14:editId="31DD12EC">
              <wp:extent cx="5547946" cy="5547946"/>
              <wp:effectExtent l="0" t="0" r="0" b="0"/>
              <wp:docPr id="954261139" name="Imagen 6" descr="Guía de tamaños y formatos para redes sociale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ía de tamaños y formatos para redes sociales 2023"/>
                      <pic:cNvPicPr>
                        <a:picLocks noChangeAspect="1" noChangeArrowheads="1"/>
                      </pic:cNvPicPr>
                    </pic:nvPicPr>
                    <pic:blipFill rotWithShape="1">
                      <a:blip r:embed="rId21">
                        <a:extLst>
                          <a:ext uri="{28A0092B-C50C-407E-A947-70E740481C1C}">
                            <a14:useLocalDpi xmlns:a14="http://schemas.microsoft.com/office/drawing/2010/main" val="0"/>
                          </a:ext>
                        </a:extLst>
                      </a:blip>
                      <a:srcRect b="8428"/>
                      <a:stretch/>
                    </pic:blipFill>
                    <pic:spPr bwMode="auto">
                      <a:xfrm>
                        <a:off x="0" y="0"/>
                        <a:ext cx="5548140" cy="5548140"/>
                      </a:xfrm>
                      <a:prstGeom prst="rect">
                        <a:avLst/>
                      </a:prstGeom>
                      <a:noFill/>
                      <a:ln>
                        <a:noFill/>
                      </a:ln>
                    </pic:spPr>
                  </pic:pic>
                </a:graphicData>
              </a:graphic>
            </wp:inline>
          </w:drawing>
        </w:r>
      </w:ins>
    </w:p>
    <w:p w14:paraId="307BAEC2" w14:textId="77777777" w:rsidR="00AC4C5A" w:rsidRPr="00AC4C5A" w:rsidRDefault="00AC4C5A">
      <w:pPr>
        <w:pStyle w:val="Ttulo2"/>
        <w:rPr>
          <w:ins w:id="179" w:author="Roberto Goddard" w:date="2024-09-19T15:54:00Z"/>
          <w:rFonts w:eastAsia="Calibri"/>
        </w:rPr>
        <w:pPrChange w:id="180" w:author="Roberto Goddard" w:date="2024-09-19T15:54:00Z">
          <w:pPr/>
        </w:pPrChange>
      </w:pPr>
      <w:proofErr w:type="spellStart"/>
      <w:ins w:id="181" w:author="Roberto Goddard" w:date="2024-09-19T15:54:00Z">
        <w:r w:rsidRPr="00AC4C5A">
          <w:rPr>
            <w:rFonts w:eastAsia="Calibri"/>
          </w:rPr>
          <w:t>Implementacion</w:t>
        </w:r>
        <w:proofErr w:type="spellEnd"/>
        <w:r w:rsidRPr="00AC4C5A">
          <w:rPr>
            <w:rFonts w:eastAsia="Calibri"/>
          </w:rPr>
          <w:t xml:space="preserve"> de </w:t>
        </w:r>
        <w:proofErr w:type="spellStart"/>
        <w:r w:rsidRPr="00AC4C5A">
          <w:rPr>
            <w:rFonts w:eastAsia="Calibri"/>
          </w:rPr>
          <w:t>twitter</w:t>
        </w:r>
        <w:proofErr w:type="spellEnd"/>
        <w:r w:rsidRPr="00AC4C5A">
          <w:rPr>
            <w:rFonts w:eastAsia="Calibri"/>
          </w:rPr>
          <w:t xml:space="preserve"> </w:t>
        </w:r>
      </w:ins>
    </w:p>
    <w:p w14:paraId="13EC1F2C" w14:textId="77777777" w:rsidR="00AC4C5A" w:rsidRPr="00AC4C5A" w:rsidRDefault="00AC4C5A" w:rsidP="00AC4C5A">
      <w:pPr>
        <w:rPr>
          <w:ins w:id="182" w:author="Roberto Goddard" w:date="2024-09-19T15:54:00Z"/>
          <w:rFonts w:ascii="Calibri" w:eastAsia="Calibri" w:hAnsi="Calibri" w:cs="Calibri"/>
        </w:rPr>
      </w:pPr>
    </w:p>
    <w:p w14:paraId="64749487" w14:textId="77777777" w:rsidR="00AC4C5A" w:rsidRPr="00AC4C5A" w:rsidRDefault="00AC4C5A">
      <w:pPr>
        <w:pStyle w:val="Ttulo3"/>
        <w:rPr>
          <w:ins w:id="183" w:author="Roberto Goddard" w:date="2024-09-19T15:54:00Z"/>
          <w:rFonts w:eastAsia="Calibri"/>
        </w:rPr>
        <w:pPrChange w:id="184" w:author="Roberto Goddard" w:date="2024-09-19T15:54:00Z">
          <w:pPr/>
        </w:pPrChange>
      </w:pPr>
      <w:ins w:id="185" w:author="Roberto Goddard" w:date="2024-09-19T15:54:00Z">
        <w:r w:rsidRPr="00AC4C5A">
          <w:rPr>
            <w:rFonts w:eastAsia="Calibri"/>
          </w:rPr>
          <w:t xml:space="preserve">1. Creación y Optimización del Perfil </w:t>
        </w:r>
      </w:ins>
    </w:p>
    <w:p w14:paraId="6772EC10" w14:textId="77777777" w:rsidR="00AC4C5A" w:rsidRPr="00AC4C5A" w:rsidRDefault="00AC4C5A" w:rsidP="00AC4C5A">
      <w:pPr>
        <w:rPr>
          <w:ins w:id="186" w:author="Roberto Goddard" w:date="2024-09-19T15:54:00Z"/>
          <w:rFonts w:ascii="Calibri" w:eastAsia="Calibri" w:hAnsi="Calibri" w:cs="Calibri"/>
        </w:rPr>
      </w:pPr>
    </w:p>
    <w:p w14:paraId="3ED706AB" w14:textId="77777777" w:rsidR="00AC4C5A" w:rsidRPr="00AC4C5A" w:rsidRDefault="00AC4C5A" w:rsidP="00AC4C5A">
      <w:pPr>
        <w:rPr>
          <w:ins w:id="187" w:author="Roberto Goddard" w:date="2024-09-19T15:54:00Z"/>
          <w:rFonts w:ascii="Calibri" w:eastAsia="Calibri" w:hAnsi="Calibri" w:cs="Calibri"/>
        </w:rPr>
      </w:pPr>
      <w:ins w:id="188" w:author="Roberto Goddard" w:date="2024-09-19T15:54:00Z">
        <w:r w:rsidRPr="00AC4C5A">
          <w:rPr>
            <w:rFonts w:ascii="Calibri" w:eastAsia="Calibri" w:hAnsi="Calibri" w:cs="Calibri"/>
          </w:rPr>
          <w:t xml:space="preserve"> Tener un </w:t>
        </w:r>
        <w:proofErr w:type="gramStart"/>
        <w:r w:rsidRPr="00AC4C5A">
          <w:rPr>
            <w:rFonts w:ascii="Calibri" w:eastAsia="Calibri" w:hAnsi="Calibri" w:cs="Calibri"/>
          </w:rPr>
          <w:t>perfil  optimizado</w:t>
        </w:r>
        <w:proofErr w:type="gramEnd"/>
        <w:r w:rsidRPr="00AC4C5A">
          <w:rPr>
            <w:rFonts w:ascii="Calibri" w:eastAsia="Calibri" w:hAnsi="Calibri" w:cs="Calibri"/>
          </w:rPr>
          <w:t xml:space="preserve">, con una </w:t>
        </w:r>
        <w:proofErr w:type="spellStart"/>
        <w:r w:rsidRPr="00AC4C5A">
          <w:rPr>
            <w:rFonts w:ascii="Calibri" w:eastAsia="Calibri" w:hAnsi="Calibri" w:cs="Calibri"/>
          </w:rPr>
          <w:t>biografia</w:t>
        </w:r>
        <w:proofErr w:type="spellEnd"/>
        <w:r w:rsidRPr="00AC4C5A">
          <w:rPr>
            <w:rFonts w:ascii="Calibri" w:eastAsia="Calibri" w:hAnsi="Calibri" w:cs="Calibri"/>
          </w:rPr>
          <w:t xml:space="preserve"> clara que describa los datos relevantes de la empresa, un enlace a al sitio web o </w:t>
        </w:r>
        <w:proofErr w:type="spellStart"/>
        <w:r w:rsidRPr="00AC4C5A">
          <w:rPr>
            <w:rFonts w:ascii="Calibri" w:eastAsia="Calibri" w:hAnsi="Calibri" w:cs="Calibri"/>
          </w:rPr>
          <w:t>landing</w:t>
        </w:r>
        <w:proofErr w:type="spellEnd"/>
        <w:r w:rsidRPr="00AC4C5A">
          <w:rPr>
            <w:rFonts w:ascii="Calibri" w:eastAsia="Calibri" w:hAnsi="Calibri" w:cs="Calibri"/>
          </w:rPr>
          <w:t xml:space="preserve"> page, y un logo como foto de perfil. </w:t>
        </w:r>
      </w:ins>
    </w:p>
    <w:p w14:paraId="5A279454" w14:textId="77777777" w:rsidR="00AC4C5A" w:rsidRPr="00AC4C5A" w:rsidRDefault="00AC4C5A" w:rsidP="00AC4C5A">
      <w:pPr>
        <w:rPr>
          <w:ins w:id="189" w:author="Roberto Goddard" w:date="2024-09-19T15:54:00Z"/>
          <w:rFonts w:ascii="Calibri" w:eastAsia="Calibri" w:hAnsi="Calibri" w:cs="Calibri"/>
        </w:rPr>
      </w:pPr>
    </w:p>
    <w:p w14:paraId="3B723BEC" w14:textId="77777777" w:rsidR="00AC4C5A" w:rsidRPr="00AC4C5A" w:rsidRDefault="00AC4C5A" w:rsidP="00AC4C5A">
      <w:pPr>
        <w:rPr>
          <w:ins w:id="190" w:author="Roberto Goddard" w:date="2024-09-19T15:54:00Z"/>
          <w:rFonts w:ascii="Calibri" w:eastAsia="Calibri" w:hAnsi="Calibri" w:cs="Calibri"/>
        </w:rPr>
      </w:pPr>
      <w:ins w:id="191" w:author="Roberto Goddard" w:date="2024-09-19T15:54:00Z">
        <w:r w:rsidRPr="00AC4C5A">
          <w:rPr>
            <w:rFonts w:ascii="Calibri" w:eastAsia="Calibri" w:hAnsi="Calibri" w:cs="Calibri"/>
          </w:rPr>
          <w:t xml:space="preserve">Utilizar un banner atractivo que destaque a la empresa </w:t>
        </w:r>
      </w:ins>
    </w:p>
    <w:p w14:paraId="2871ABAC" w14:textId="77777777" w:rsidR="00AC4C5A" w:rsidRPr="00AC4C5A" w:rsidRDefault="00AC4C5A">
      <w:pPr>
        <w:pStyle w:val="Ttulo3"/>
        <w:rPr>
          <w:ins w:id="192" w:author="Roberto Goddard" w:date="2024-09-19T15:54:00Z"/>
          <w:rFonts w:eastAsia="Calibri"/>
        </w:rPr>
        <w:pPrChange w:id="193" w:author="Roberto Goddard" w:date="2024-09-19T15:54:00Z">
          <w:pPr/>
        </w:pPrChange>
      </w:pPr>
    </w:p>
    <w:p w14:paraId="2BD39E48" w14:textId="77777777" w:rsidR="00AC4C5A" w:rsidRPr="00AC4C5A" w:rsidRDefault="00AC4C5A">
      <w:pPr>
        <w:pStyle w:val="Ttulo3"/>
        <w:rPr>
          <w:ins w:id="194" w:author="Roberto Goddard" w:date="2024-09-19T15:54:00Z"/>
          <w:rFonts w:eastAsia="Calibri"/>
        </w:rPr>
        <w:pPrChange w:id="195" w:author="Roberto Goddard" w:date="2024-09-19T15:54:00Z">
          <w:pPr/>
        </w:pPrChange>
      </w:pPr>
      <w:ins w:id="196" w:author="Roberto Goddard" w:date="2024-09-19T15:54:00Z">
        <w:r w:rsidRPr="00AC4C5A">
          <w:rPr>
            <w:rFonts w:eastAsia="Calibri"/>
          </w:rPr>
          <w:t xml:space="preserve">2. Publicación de Contenidos Relevantes </w:t>
        </w:r>
      </w:ins>
    </w:p>
    <w:p w14:paraId="706BFDDB" w14:textId="77777777" w:rsidR="00AC4C5A" w:rsidRPr="00AC4C5A" w:rsidRDefault="00AC4C5A" w:rsidP="00AC4C5A">
      <w:pPr>
        <w:rPr>
          <w:ins w:id="197" w:author="Roberto Goddard" w:date="2024-09-19T15:54:00Z"/>
          <w:rFonts w:ascii="Calibri" w:eastAsia="Calibri" w:hAnsi="Calibri" w:cs="Calibri"/>
        </w:rPr>
      </w:pPr>
    </w:p>
    <w:p w14:paraId="79F6A242" w14:textId="77777777" w:rsidR="00AC4C5A" w:rsidRPr="00AC4C5A" w:rsidRDefault="00AC4C5A" w:rsidP="00AC4C5A">
      <w:pPr>
        <w:rPr>
          <w:ins w:id="198" w:author="Roberto Goddard" w:date="2024-09-19T15:54:00Z"/>
          <w:rFonts w:ascii="Calibri" w:eastAsia="Calibri" w:hAnsi="Calibri" w:cs="Calibri"/>
        </w:rPr>
      </w:pPr>
      <w:ins w:id="199" w:author="Roberto Goddard" w:date="2024-09-19T15:54:00Z">
        <w:r w:rsidRPr="00AC4C5A">
          <w:rPr>
            <w:rFonts w:ascii="Calibri" w:eastAsia="Calibri" w:hAnsi="Calibri" w:cs="Calibri"/>
          </w:rPr>
          <w:t xml:space="preserve">Publicar contenidos relevantes y atractivos como noticias del sector, promociones, lanzamientos de productos o </w:t>
        </w:r>
        <w:proofErr w:type="spellStart"/>
        <w:r w:rsidRPr="00AC4C5A">
          <w:rPr>
            <w:rFonts w:ascii="Calibri" w:eastAsia="Calibri" w:hAnsi="Calibri" w:cs="Calibri"/>
          </w:rPr>
          <w:t>insights</w:t>
        </w:r>
        <w:proofErr w:type="spellEnd"/>
        <w:r w:rsidRPr="00AC4C5A">
          <w:rPr>
            <w:rFonts w:ascii="Calibri" w:eastAsia="Calibri" w:hAnsi="Calibri" w:cs="Calibri"/>
          </w:rPr>
          <w:t xml:space="preserve"> de tu marca. </w:t>
        </w:r>
      </w:ins>
    </w:p>
    <w:p w14:paraId="05BBA6CE" w14:textId="77777777" w:rsidR="00AC4C5A" w:rsidRPr="00AC4C5A" w:rsidRDefault="00AC4C5A" w:rsidP="00AC4C5A">
      <w:pPr>
        <w:rPr>
          <w:ins w:id="200" w:author="Roberto Goddard" w:date="2024-09-19T15:54:00Z"/>
          <w:rFonts w:ascii="Calibri" w:eastAsia="Calibri" w:hAnsi="Calibri" w:cs="Calibri"/>
        </w:rPr>
      </w:pPr>
    </w:p>
    <w:p w14:paraId="0AFAE4D0" w14:textId="77777777" w:rsidR="00AC4C5A" w:rsidRPr="00AC4C5A" w:rsidRDefault="00AC4C5A" w:rsidP="00AC4C5A">
      <w:pPr>
        <w:rPr>
          <w:ins w:id="201" w:author="Roberto Goddard" w:date="2024-09-19T15:54:00Z"/>
          <w:rFonts w:ascii="Calibri" w:eastAsia="Calibri" w:hAnsi="Calibri" w:cs="Calibri"/>
        </w:rPr>
      </w:pPr>
      <w:ins w:id="202" w:author="Roberto Goddard" w:date="2024-09-19T15:54:00Z">
        <w:r w:rsidRPr="00AC4C5A">
          <w:rPr>
            <w:rFonts w:ascii="Calibri" w:eastAsia="Calibri" w:hAnsi="Calibri" w:cs="Calibri"/>
          </w:rPr>
          <w:t>Mantener una frecuencia constante y aprovechar las tendencias actuales (</w:t>
        </w:r>
        <w:proofErr w:type="spellStart"/>
        <w:r w:rsidRPr="00AC4C5A">
          <w:rPr>
            <w:rFonts w:ascii="Calibri" w:eastAsia="Calibri" w:hAnsi="Calibri" w:cs="Calibri"/>
          </w:rPr>
          <w:t>trending</w:t>
        </w:r>
        <w:proofErr w:type="spellEnd"/>
        <w:r w:rsidRPr="00AC4C5A">
          <w:rPr>
            <w:rFonts w:ascii="Calibri" w:eastAsia="Calibri" w:hAnsi="Calibri" w:cs="Calibri"/>
          </w:rPr>
          <w:t xml:space="preserve"> </w:t>
        </w:r>
        <w:proofErr w:type="spellStart"/>
        <w:r w:rsidRPr="00AC4C5A">
          <w:rPr>
            <w:rFonts w:ascii="Calibri" w:eastAsia="Calibri" w:hAnsi="Calibri" w:cs="Calibri"/>
          </w:rPr>
          <w:t>topics</w:t>
        </w:r>
        <w:proofErr w:type="spellEnd"/>
        <w:r w:rsidRPr="00AC4C5A">
          <w:rPr>
            <w:rFonts w:ascii="Calibri" w:eastAsia="Calibri" w:hAnsi="Calibri" w:cs="Calibri"/>
          </w:rPr>
          <w:t xml:space="preserve">) para obtener más visibilidad. </w:t>
        </w:r>
      </w:ins>
    </w:p>
    <w:p w14:paraId="5628A6F9" w14:textId="77777777" w:rsidR="00AC4C5A" w:rsidRPr="00AC4C5A" w:rsidRDefault="00AC4C5A" w:rsidP="00AC4C5A">
      <w:pPr>
        <w:rPr>
          <w:ins w:id="203" w:author="Roberto Goddard" w:date="2024-09-19T15:54:00Z"/>
          <w:rFonts w:ascii="Calibri" w:eastAsia="Calibri" w:hAnsi="Calibri" w:cs="Calibri"/>
        </w:rPr>
      </w:pPr>
    </w:p>
    <w:p w14:paraId="709A8D20" w14:textId="77777777" w:rsidR="00AC4C5A" w:rsidRPr="00AC4C5A" w:rsidRDefault="00AC4C5A" w:rsidP="00AC4C5A">
      <w:pPr>
        <w:rPr>
          <w:ins w:id="204" w:author="Roberto Goddard" w:date="2024-09-19T15:54:00Z"/>
          <w:rFonts w:ascii="Calibri" w:eastAsia="Calibri" w:hAnsi="Calibri" w:cs="Calibri"/>
        </w:rPr>
      </w:pPr>
      <w:ins w:id="205" w:author="Roberto Goddard" w:date="2024-09-19T15:54:00Z">
        <w:r w:rsidRPr="00AC4C5A">
          <w:rPr>
            <w:rFonts w:ascii="Calibri" w:eastAsia="Calibri" w:hAnsi="Calibri" w:cs="Calibri"/>
          </w:rPr>
          <w:t xml:space="preserve">Utiliza hashtags </w:t>
        </w:r>
        <w:proofErr w:type="gramStart"/>
        <w:r w:rsidRPr="00AC4C5A">
          <w:rPr>
            <w:rFonts w:ascii="Calibri" w:eastAsia="Calibri" w:hAnsi="Calibri" w:cs="Calibri"/>
          </w:rPr>
          <w:t>populares .</w:t>
        </w:r>
        <w:proofErr w:type="gramEnd"/>
        <w:r w:rsidRPr="00AC4C5A">
          <w:rPr>
            <w:rFonts w:ascii="Calibri" w:eastAsia="Calibri" w:hAnsi="Calibri" w:cs="Calibri"/>
          </w:rPr>
          <w:t xml:space="preserve"> </w:t>
        </w:r>
      </w:ins>
    </w:p>
    <w:p w14:paraId="7424E953" w14:textId="77777777" w:rsidR="00AC4C5A" w:rsidRPr="00AC4C5A" w:rsidRDefault="00AC4C5A">
      <w:pPr>
        <w:pStyle w:val="Ttulo3"/>
        <w:rPr>
          <w:ins w:id="206" w:author="Roberto Goddard" w:date="2024-09-19T15:54:00Z"/>
          <w:rFonts w:eastAsia="Calibri"/>
        </w:rPr>
        <w:pPrChange w:id="207" w:author="Roberto Goddard" w:date="2024-09-19T15:55:00Z">
          <w:pPr/>
        </w:pPrChange>
      </w:pPr>
    </w:p>
    <w:p w14:paraId="47181A26" w14:textId="77777777" w:rsidR="00AC4C5A" w:rsidRPr="00AC4C5A" w:rsidRDefault="00AC4C5A">
      <w:pPr>
        <w:pStyle w:val="Ttulo3"/>
        <w:rPr>
          <w:ins w:id="208" w:author="Roberto Goddard" w:date="2024-09-19T15:54:00Z"/>
          <w:rFonts w:eastAsia="Calibri"/>
        </w:rPr>
        <w:pPrChange w:id="209" w:author="Roberto Goddard" w:date="2024-09-19T15:55:00Z">
          <w:pPr/>
        </w:pPrChange>
      </w:pPr>
      <w:ins w:id="210" w:author="Roberto Goddard" w:date="2024-09-19T15:54:00Z">
        <w:r w:rsidRPr="00AC4C5A">
          <w:rPr>
            <w:rFonts w:eastAsia="Calibri"/>
          </w:rPr>
          <w:t xml:space="preserve">3. Promociones y Concursos </w:t>
        </w:r>
      </w:ins>
    </w:p>
    <w:p w14:paraId="02B00D88" w14:textId="77777777" w:rsidR="00AC4C5A" w:rsidRPr="00AC4C5A" w:rsidRDefault="00AC4C5A" w:rsidP="00AC4C5A">
      <w:pPr>
        <w:rPr>
          <w:ins w:id="211" w:author="Roberto Goddard" w:date="2024-09-19T15:54:00Z"/>
          <w:rFonts w:ascii="Calibri" w:eastAsia="Calibri" w:hAnsi="Calibri" w:cs="Calibri"/>
        </w:rPr>
      </w:pPr>
    </w:p>
    <w:p w14:paraId="3703D932" w14:textId="77777777" w:rsidR="00AC4C5A" w:rsidRPr="00AC4C5A" w:rsidRDefault="00AC4C5A" w:rsidP="00AC4C5A">
      <w:pPr>
        <w:rPr>
          <w:ins w:id="212" w:author="Roberto Goddard" w:date="2024-09-19T15:54:00Z"/>
          <w:rFonts w:ascii="Calibri" w:eastAsia="Calibri" w:hAnsi="Calibri" w:cs="Calibri"/>
        </w:rPr>
      </w:pPr>
      <w:ins w:id="213" w:author="Roberto Goddard" w:date="2024-09-19T15:54:00Z">
        <w:r w:rsidRPr="00AC4C5A">
          <w:rPr>
            <w:rFonts w:ascii="Calibri" w:eastAsia="Calibri" w:hAnsi="Calibri" w:cs="Calibri"/>
          </w:rPr>
          <w:t xml:space="preserve">Organiza concursos que requieran la participación de los usuarios a través de </w:t>
        </w:r>
        <w:proofErr w:type="spellStart"/>
        <w:r w:rsidRPr="00AC4C5A">
          <w:rPr>
            <w:rFonts w:ascii="Calibri" w:eastAsia="Calibri" w:hAnsi="Calibri" w:cs="Calibri"/>
          </w:rPr>
          <w:t>retweets</w:t>
        </w:r>
        <w:proofErr w:type="spellEnd"/>
        <w:r w:rsidRPr="00AC4C5A">
          <w:rPr>
            <w:rFonts w:ascii="Calibri" w:eastAsia="Calibri" w:hAnsi="Calibri" w:cs="Calibri"/>
          </w:rPr>
          <w:t xml:space="preserve"> o menciones a tu cuenta. </w:t>
        </w:r>
      </w:ins>
    </w:p>
    <w:p w14:paraId="29B03540" w14:textId="77777777" w:rsidR="00AC4C5A" w:rsidRPr="00AC4C5A" w:rsidRDefault="00AC4C5A" w:rsidP="00AC4C5A">
      <w:pPr>
        <w:rPr>
          <w:ins w:id="214" w:author="Roberto Goddard" w:date="2024-09-19T15:54:00Z"/>
          <w:rFonts w:ascii="Calibri" w:eastAsia="Calibri" w:hAnsi="Calibri" w:cs="Calibri"/>
        </w:rPr>
      </w:pPr>
    </w:p>
    <w:p w14:paraId="67F799CF" w14:textId="77777777" w:rsidR="00AC4C5A" w:rsidRPr="00AC4C5A" w:rsidRDefault="00AC4C5A" w:rsidP="00AC4C5A">
      <w:pPr>
        <w:rPr>
          <w:ins w:id="215" w:author="Roberto Goddard" w:date="2024-09-19T15:54:00Z"/>
          <w:rFonts w:ascii="Calibri" w:eastAsia="Calibri" w:hAnsi="Calibri" w:cs="Calibri"/>
        </w:rPr>
      </w:pPr>
      <w:ins w:id="216" w:author="Roberto Goddard" w:date="2024-09-19T15:54:00Z">
        <w:r w:rsidRPr="00AC4C5A">
          <w:rPr>
            <w:rFonts w:ascii="Calibri" w:eastAsia="Calibri" w:hAnsi="Calibri" w:cs="Calibri"/>
          </w:rPr>
          <w:t xml:space="preserve">Ofrece promociones exclusivas para seguidores de Twitter, incentivando a los usuarios a seguirte y compartir tus publicaciones. </w:t>
        </w:r>
      </w:ins>
    </w:p>
    <w:p w14:paraId="20D497EE" w14:textId="77777777" w:rsidR="00AC4C5A" w:rsidRPr="00AC4C5A" w:rsidRDefault="00AC4C5A" w:rsidP="00AC4C5A">
      <w:pPr>
        <w:rPr>
          <w:ins w:id="217" w:author="Roberto Goddard" w:date="2024-09-19T15:54:00Z"/>
          <w:rFonts w:ascii="Calibri" w:eastAsia="Calibri" w:hAnsi="Calibri" w:cs="Calibri"/>
        </w:rPr>
      </w:pPr>
    </w:p>
    <w:p w14:paraId="16D5575C" w14:textId="77777777" w:rsidR="00AC4C5A" w:rsidRPr="00AC4C5A" w:rsidRDefault="00AC4C5A">
      <w:pPr>
        <w:pStyle w:val="Ttulo3"/>
        <w:rPr>
          <w:ins w:id="218" w:author="Roberto Goddard" w:date="2024-09-19T15:54:00Z"/>
          <w:rFonts w:eastAsia="Calibri"/>
        </w:rPr>
        <w:pPrChange w:id="219" w:author="Roberto Goddard" w:date="2024-09-19T15:55:00Z">
          <w:pPr/>
        </w:pPrChange>
      </w:pPr>
      <w:ins w:id="220" w:author="Roberto Goddard" w:date="2024-09-19T15:54:00Z">
        <w:r w:rsidRPr="00AC4C5A">
          <w:rPr>
            <w:rFonts w:eastAsia="Calibri"/>
          </w:rPr>
          <w:t xml:space="preserve">4. Utilización de Twitter </w:t>
        </w:r>
        <w:proofErr w:type="spellStart"/>
        <w:r w:rsidRPr="00AC4C5A">
          <w:rPr>
            <w:rFonts w:eastAsia="Calibri"/>
          </w:rPr>
          <w:t>Ads</w:t>
        </w:r>
        <w:proofErr w:type="spellEnd"/>
        <w:r w:rsidRPr="00AC4C5A">
          <w:rPr>
            <w:rFonts w:eastAsia="Calibri"/>
          </w:rPr>
          <w:t xml:space="preserve"> </w:t>
        </w:r>
      </w:ins>
    </w:p>
    <w:p w14:paraId="11852C5B" w14:textId="77777777" w:rsidR="00AC4C5A" w:rsidRPr="00AC4C5A" w:rsidRDefault="00AC4C5A" w:rsidP="00AC4C5A">
      <w:pPr>
        <w:rPr>
          <w:ins w:id="221" w:author="Roberto Goddard" w:date="2024-09-19T15:54:00Z"/>
          <w:rFonts w:ascii="Calibri" w:eastAsia="Calibri" w:hAnsi="Calibri" w:cs="Calibri"/>
        </w:rPr>
      </w:pPr>
    </w:p>
    <w:p w14:paraId="3D0360EC" w14:textId="77777777" w:rsidR="00AC4C5A" w:rsidRPr="00AC4C5A" w:rsidRDefault="00AC4C5A" w:rsidP="00AC4C5A">
      <w:pPr>
        <w:rPr>
          <w:ins w:id="222" w:author="Roberto Goddard" w:date="2024-09-19T15:54:00Z"/>
          <w:rFonts w:ascii="Calibri" w:eastAsia="Calibri" w:hAnsi="Calibri" w:cs="Calibri"/>
        </w:rPr>
      </w:pPr>
      <w:ins w:id="223" w:author="Roberto Goddard" w:date="2024-09-19T15:54:00Z">
        <w:r w:rsidRPr="00AC4C5A">
          <w:rPr>
            <w:rFonts w:ascii="Calibri" w:eastAsia="Calibri" w:hAnsi="Calibri" w:cs="Calibri"/>
          </w:rPr>
          <w:t xml:space="preserve">Twitter </w:t>
        </w:r>
        <w:proofErr w:type="spellStart"/>
        <w:r w:rsidRPr="00AC4C5A">
          <w:rPr>
            <w:rFonts w:ascii="Calibri" w:eastAsia="Calibri" w:hAnsi="Calibri" w:cs="Calibri"/>
          </w:rPr>
          <w:t>Ads</w:t>
        </w:r>
        <w:proofErr w:type="spellEnd"/>
        <w:r w:rsidRPr="00AC4C5A">
          <w:rPr>
            <w:rFonts w:ascii="Calibri" w:eastAsia="Calibri" w:hAnsi="Calibri" w:cs="Calibri"/>
          </w:rPr>
          <w:t xml:space="preserve"> te permite segmentar tus campañas por intereses, palabras clave y comportamientos de los usuarios, para llegar a un público específico. </w:t>
        </w:r>
      </w:ins>
    </w:p>
    <w:p w14:paraId="45AA0A9C" w14:textId="77777777" w:rsidR="00AC4C5A" w:rsidRPr="00AC4C5A" w:rsidRDefault="00AC4C5A" w:rsidP="00AC4C5A">
      <w:pPr>
        <w:rPr>
          <w:ins w:id="224" w:author="Roberto Goddard" w:date="2024-09-19T15:54:00Z"/>
          <w:rFonts w:ascii="Calibri" w:eastAsia="Calibri" w:hAnsi="Calibri" w:cs="Calibri"/>
        </w:rPr>
      </w:pPr>
    </w:p>
    <w:p w14:paraId="2765EA73" w14:textId="77777777" w:rsidR="00AC4C5A" w:rsidRPr="00AC4C5A" w:rsidRDefault="00AC4C5A" w:rsidP="00AC4C5A">
      <w:pPr>
        <w:rPr>
          <w:ins w:id="225" w:author="Roberto Goddard" w:date="2024-09-19T15:54:00Z"/>
          <w:rFonts w:ascii="Calibri" w:eastAsia="Calibri" w:hAnsi="Calibri" w:cs="Calibri"/>
        </w:rPr>
      </w:pPr>
      <w:ins w:id="226" w:author="Roberto Goddard" w:date="2024-09-19T15:54:00Z">
        <w:r w:rsidRPr="00AC4C5A">
          <w:rPr>
            <w:rFonts w:ascii="Calibri" w:eastAsia="Calibri" w:hAnsi="Calibri" w:cs="Calibri"/>
          </w:rPr>
          <w:t xml:space="preserve">Puedes promocionar tweets, cuentas o tendencias, lo que puede aumentar tu visibilidad significativamente. </w:t>
        </w:r>
      </w:ins>
    </w:p>
    <w:p w14:paraId="0BE00736" w14:textId="77777777" w:rsidR="00AC4C5A" w:rsidRPr="00AC4C5A" w:rsidRDefault="00AC4C5A">
      <w:pPr>
        <w:pStyle w:val="Ttulo3"/>
        <w:rPr>
          <w:ins w:id="227" w:author="Roberto Goddard" w:date="2024-09-19T15:54:00Z"/>
          <w:rFonts w:eastAsia="Calibri"/>
        </w:rPr>
        <w:pPrChange w:id="228" w:author="Roberto Goddard" w:date="2024-09-19T15:55:00Z">
          <w:pPr/>
        </w:pPrChange>
      </w:pPr>
    </w:p>
    <w:p w14:paraId="2C815665" w14:textId="77777777" w:rsidR="00AC4C5A" w:rsidRPr="00AC4C5A" w:rsidRDefault="00AC4C5A">
      <w:pPr>
        <w:pStyle w:val="Ttulo3"/>
        <w:rPr>
          <w:ins w:id="229" w:author="Roberto Goddard" w:date="2024-09-19T15:54:00Z"/>
          <w:rFonts w:eastAsia="Calibri"/>
        </w:rPr>
        <w:pPrChange w:id="230" w:author="Roberto Goddard" w:date="2024-09-19T15:55:00Z">
          <w:pPr/>
        </w:pPrChange>
      </w:pPr>
      <w:ins w:id="231" w:author="Roberto Goddard" w:date="2024-09-19T15:54:00Z">
        <w:r w:rsidRPr="00AC4C5A">
          <w:rPr>
            <w:rFonts w:eastAsia="Calibri"/>
          </w:rPr>
          <w:t xml:space="preserve">5. Atención al Cliente en Tiempo Real </w:t>
        </w:r>
      </w:ins>
    </w:p>
    <w:p w14:paraId="78DC27DF" w14:textId="77777777" w:rsidR="00AC4C5A" w:rsidRPr="00AC4C5A" w:rsidRDefault="00AC4C5A" w:rsidP="00AC4C5A">
      <w:pPr>
        <w:rPr>
          <w:ins w:id="232" w:author="Roberto Goddard" w:date="2024-09-19T15:54:00Z"/>
          <w:rFonts w:ascii="Calibri" w:eastAsia="Calibri" w:hAnsi="Calibri" w:cs="Calibri"/>
        </w:rPr>
      </w:pPr>
    </w:p>
    <w:p w14:paraId="30F28548" w14:textId="77777777" w:rsidR="00AC4C5A" w:rsidRPr="00AC4C5A" w:rsidRDefault="00AC4C5A" w:rsidP="00AC4C5A">
      <w:pPr>
        <w:rPr>
          <w:ins w:id="233" w:author="Roberto Goddard" w:date="2024-09-19T15:54:00Z"/>
          <w:rFonts w:ascii="Calibri" w:eastAsia="Calibri" w:hAnsi="Calibri" w:cs="Calibri"/>
        </w:rPr>
      </w:pPr>
      <w:ins w:id="234" w:author="Roberto Goddard" w:date="2024-09-19T15:54:00Z">
        <w:r w:rsidRPr="00AC4C5A">
          <w:rPr>
            <w:rFonts w:ascii="Calibri" w:eastAsia="Calibri" w:hAnsi="Calibri" w:cs="Calibri"/>
          </w:rPr>
          <w:t xml:space="preserve">Twitter es una excelente plataforma para ofrecer soporte al cliente, respondiendo preguntas o inquietudes de manera rápida. </w:t>
        </w:r>
      </w:ins>
    </w:p>
    <w:p w14:paraId="62EFEAF4" w14:textId="77777777" w:rsidR="00AC4C5A" w:rsidRPr="00AC4C5A" w:rsidRDefault="00AC4C5A" w:rsidP="00AC4C5A">
      <w:pPr>
        <w:rPr>
          <w:ins w:id="235" w:author="Roberto Goddard" w:date="2024-09-19T15:54:00Z"/>
          <w:rFonts w:ascii="Calibri" w:eastAsia="Calibri" w:hAnsi="Calibri" w:cs="Calibri"/>
        </w:rPr>
      </w:pPr>
    </w:p>
    <w:p w14:paraId="29157DA4" w14:textId="77777777" w:rsidR="00AC4C5A" w:rsidRPr="00AC4C5A" w:rsidRDefault="00AC4C5A" w:rsidP="00AC4C5A">
      <w:pPr>
        <w:rPr>
          <w:ins w:id="236" w:author="Roberto Goddard" w:date="2024-09-19T15:54:00Z"/>
          <w:rFonts w:ascii="Calibri" w:eastAsia="Calibri" w:hAnsi="Calibri" w:cs="Calibri"/>
        </w:rPr>
      </w:pPr>
      <w:ins w:id="237" w:author="Roberto Goddard" w:date="2024-09-19T15:54:00Z">
        <w:r w:rsidRPr="00AC4C5A">
          <w:rPr>
            <w:rFonts w:ascii="Calibri" w:eastAsia="Calibri" w:hAnsi="Calibri" w:cs="Calibri"/>
          </w:rPr>
          <w:t xml:space="preserve">Estar activo en la atención al cliente  </w:t>
        </w:r>
      </w:ins>
    </w:p>
    <w:p w14:paraId="3881BEBE" w14:textId="77777777" w:rsidR="00AC4C5A" w:rsidRPr="00AC4C5A" w:rsidRDefault="00AC4C5A">
      <w:pPr>
        <w:pStyle w:val="Ttulo3"/>
        <w:rPr>
          <w:ins w:id="238" w:author="Roberto Goddard" w:date="2024-09-19T15:54:00Z"/>
          <w:rFonts w:eastAsia="Calibri"/>
        </w:rPr>
        <w:pPrChange w:id="239" w:author="Roberto Goddard" w:date="2024-09-19T15:55:00Z">
          <w:pPr/>
        </w:pPrChange>
      </w:pPr>
    </w:p>
    <w:p w14:paraId="647F4168" w14:textId="77777777" w:rsidR="00AC4C5A" w:rsidRPr="00AC4C5A" w:rsidRDefault="00AC4C5A">
      <w:pPr>
        <w:pStyle w:val="Ttulo3"/>
        <w:rPr>
          <w:ins w:id="240" w:author="Roberto Goddard" w:date="2024-09-19T15:54:00Z"/>
          <w:rFonts w:eastAsia="Calibri"/>
        </w:rPr>
        <w:pPrChange w:id="241" w:author="Roberto Goddard" w:date="2024-09-19T15:55:00Z">
          <w:pPr/>
        </w:pPrChange>
      </w:pPr>
      <w:ins w:id="242" w:author="Roberto Goddard" w:date="2024-09-19T15:54:00Z">
        <w:r w:rsidRPr="00AC4C5A">
          <w:rPr>
            <w:rFonts w:eastAsia="Calibri"/>
          </w:rPr>
          <w:t xml:space="preserve">6. Medición de Resultados </w:t>
        </w:r>
      </w:ins>
    </w:p>
    <w:p w14:paraId="00FD3071" w14:textId="77777777" w:rsidR="00AC4C5A" w:rsidRPr="00AC4C5A" w:rsidRDefault="00AC4C5A" w:rsidP="00AC4C5A">
      <w:pPr>
        <w:rPr>
          <w:ins w:id="243" w:author="Roberto Goddard" w:date="2024-09-19T15:54:00Z"/>
          <w:rFonts w:ascii="Calibri" w:eastAsia="Calibri" w:hAnsi="Calibri" w:cs="Calibri"/>
        </w:rPr>
      </w:pPr>
    </w:p>
    <w:p w14:paraId="10857F22" w14:textId="3FE152FC" w:rsidR="00AC4C5A" w:rsidRPr="00AC4C5A" w:rsidRDefault="00AC4C5A" w:rsidP="00AC4C5A">
      <w:pPr>
        <w:rPr>
          <w:ins w:id="244" w:author="Roberto Goddard" w:date="2024-09-19T15:54:00Z"/>
          <w:rFonts w:ascii="Calibri" w:eastAsia="Calibri" w:hAnsi="Calibri" w:cs="Calibri"/>
        </w:rPr>
      </w:pPr>
      <w:ins w:id="245" w:author="Roberto Goddard" w:date="2024-09-19T15:54:00Z">
        <w:r w:rsidRPr="00AC4C5A">
          <w:rPr>
            <w:rFonts w:ascii="Calibri" w:eastAsia="Calibri" w:hAnsi="Calibri" w:cs="Calibri"/>
          </w:rPr>
          <w:t xml:space="preserve">Usa Twitter </w:t>
        </w:r>
        <w:proofErr w:type="spellStart"/>
        <w:r w:rsidRPr="00AC4C5A">
          <w:rPr>
            <w:rFonts w:ascii="Calibri" w:eastAsia="Calibri" w:hAnsi="Calibri" w:cs="Calibri"/>
          </w:rPr>
          <w:t>Analytics</w:t>
        </w:r>
        <w:proofErr w:type="spellEnd"/>
        <w:r w:rsidRPr="00AC4C5A">
          <w:rPr>
            <w:rFonts w:ascii="Calibri" w:eastAsia="Calibri" w:hAnsi="Calibri" w:cs="Calibri"/>
          </w:rPr>
          <w:t xml:space="preserve"> para medir el alcance de los tweets, la interacción de los usuarios y el crecimiento de tus seguidores. </w:t>
        </w:r>
      </w:ins>
    </w:p>
    <w:p w14:paraId="38D361CB" w14:textId="77777777" w:rsidR="00764F13" w:rsidRDefault="00764F13">
      <w:pPr>
        <w:pStyle w:val="Ttulo2"/>
        <w:rPr>
          <w:ins w:id="246" w:author="Roberto Goddard" w:date="2024-09-19T15:22:00Z"/>
          <w:rFonts w:eastAsia="Calibri"/>
        </w:rPr>
        <w:pPrChange w:id="247" w:author="Roberto Goddard" w:date="2024-09-19T15:55:00Z">
          <w:pPr/>
        </w:pPrChange>
      </w:pPr>
    </w:p>
    <w:p w14:paraId="70183865" w14:textId="4921F16C" w:rsidR="00764F13" w:rsidRPr="00E959B4" w:rsidRDefault="00764F13">
      <w:pPr>
        <w:pStyle w:val="Ttulo2"/>
        <w:rPr>
          <w:ins w:id="248" w:author="Roberto Goddard" w:date="2024-09-19T15:23:00Z"/>
          <w:rFonts w:eastAsia="Calibri"/>
          <w:highlight w:val="yellow"/>
          <w:rPrChange w:id="249" w:author="Roberto Goddard" w:date="2024-09-24T14:30:00Z" w16du:dateUtc="2024-09-24T19:30:00Z">
            <w:rPr>
              <w:ins w:id="250" w:author="Roberto Goddard" w:date="2024-09-19T15:23:00Z"/>
              <w:rFonts w:eastAsia="Calibri"/>
            </w:rPr>
          </w:rPrChange>
        </w:rPr>
        <w:pPrChange w:id="251" w:author="Roberto Goddard" w:date="2024-09-19T15:55:00Z">
          <w:pPr/>
        </w:pPrChange>
      </w:pPr>
      <w:ins w:id="252" w:author="Roberto Goddard" w:date="2024-09-19T15:22:00Z">
        <w:r w:rsidRPr="00E959B4">
          <w:rPr>
            <w:rFonts w:eastAsia="Calibri"/>
            <w:highlight w:val="yellow"/>
            <w:rPrChange w:id="253" w:author="Roberto Goddard" w:date="2024-09-24T14:30:00Z" w16du:dateUtc="2024-09-24T19:30:00Z">
              <w:rPr>
                <w:rFonts w:eastAsia="Calibri"/>
              </w:rPr>
            </w:rPrChange>
          </w:rPr>
          <w:t>Cronograma (pr</w:t>
        </w:r>
      </w:ins>
      <w:ins w:id="254" w:author="Roberto Goddard" w:date="2024-09-19T15:23:00Z">
        <w:r w:rsidRPr="00E959B4">
          <w:rPr>
            <w:rFonts w:eastAsia="Calibri"/>
            <w:highlight w:val="yellow"/>
            <w:rPrChange w:id="255" w:author="Roberto Goddard" w:date="2024-09-24T14:30:00Z" w16du:dateUtc="2024-09-24T19:30:00Z">
              <w:rPr>
                <w:rFonts w:eastAsia="Calibri"/>
              </w:rPr>
            </w:rPrChange>
          </w:rPr>
          <w:t>ototipo y herramienta)</w:t>
        </w:r>
      </w:ins>
    </w:p>
    <w:p w14:paraId="4DE99228" w14:textId="6A30EF6C" w:rsidR="00C9754C" w:rsidRPr="00E959B4" w:rsidRDefault="00C9754C" w:rsidP="7B1402D4">
      <w:pPr>
        <w:rPr>
          <w:ins w:id="256" w:author="Roberto Goddard" w:date="2024-09-19T15:25:00Z"/>
          <w:rFonts w:ascii="Calibri" w:eastAsia="Calibri" w:hAnsi="Calibri" w:cs="Calibri"/>
          <w:highlight w:val="yellow"/>
          <w:rPrChange w:id="257" w:author="Roberto Goddard" w:date="2024-09-24T14:30:00Z" w16du:dateUtc="2024-09-24T19:30:00Z">
            <w:rPr>
              <w:ins w:id="258" w:author="Roberto Goddard" w:date="2024-09-19T15:25:00Z"/>
              <w:rFonts w:ascii="Calibri" w:eastAsia="Calibri" w:hAnsi="Calibri" w:cs="Calibri"/>
            </w:rPr>
          </w:rPrChange>
        </w:rPr>
      </w:pPr>
      <w:ins w:id="259" w:author="Roberto Goddard" w:date="2024-09-19T15:25:00Z">
        <w:r w:rsidRPr="00E959B4">
          <w:rPr>
            <w:rFonts w:ascii="Calibri" w:eastAsia="Calibri" w:hAnsi="Calibri" w:cs="Calibri"/>
            <w:highlight w:val="yellow"/>
            <w:rPrChange w:id="260" w:author="Roberto Goddard" w:date="2024-09-24T14:30:00Z" w16du:dateUtc="2024-09-24T19:30:00Z">
              <w:rPr>
                <w:rFonts w:ascii="Calibri" w:eastAsia="Calibri" w:hAnsi="Calibri" w:cs="Calibri"/>
              </w:rPr>
            </w:rPrChange>
          </w:rPr>
          <w:t xml:space="preserve">Uso </w:t>
        </w:r>
      </w:ins>
      <w:ins w:id="261" w:author="Roberto Goddard" w:date="2024-09-19T15:46:00Z">
        <w:r w:rsidR="00257253" w:rsidRPr="00E959B4">
          <w:rPr>
            <w:rFonts w:ascii="Calibri" w:eastAsia="Calibri" w:hAnsi="Calibri" w:cs="Calibri"/>
            <w:highlight w:val="yellow"/>
            <w:rPrChange w:id="262" w:author="Roberto Goddard" w:date="2024-09-24T14:30:00Z" w16du:dateUtc="2024-09-24T19:30:00Z">
              <w:rPr>
                <w:rFonts w:ascii="Calibri" w:eastAsia="Calibri" w:hAnsi="Calibri" w:cs="Calibri"/>
              </w:rPr>
            </w:rPrChange>
          </w:rPr>
          <w:t xml:space="preserve">de </w:t>
        </w:r>
      </w:ins>
      <w:ins w:id="263" w:author="Roberto Goddard" w:date="2024-09-19T15:47:00Z">
        <w:r w:rsidR="00257253" w:rsidRPr="00E959B4">
          <w:rPr>
            <w:rFonts w:ascii="Calibri" w:eastAsia="Calibri" w:hAnsi="Calibri" w:cs="Calibri"/>
            <w:highlight w:val="yellow"/>
            <w:rPrChange w:id="264" w:author="Roberto Goddard" w:date="2024-09-24T14:30:00Z" w16du:dateUtc="2024-09-24T19:30:00Z">
              <w:rPr>
                <w:rFonts w:ascii="Calibri" w:eastAsia="Calibri" w:hAnsi="Calibri" w:cs="Calibri"/>
              </w:rPr>
            </w:rPrChange>
          </w:rPr>
          <w:t>cronograma base:</w:t>
        </w:r>
      </w:ins>
    </w:p>
    <w:p w14:paraId="6FD05B8E" w14:textId="77777777" w:rsidR="00577CBB" w:rsidRPr="00E959B4" w:rsidRDefault="00577CBB" w:rsidP="00577CBB">
      <w:pPr>
        <w:rPr>
          <w:ins w:id="265" w:author="Roberto Goddard" w:date="2024-09-24T12:19:00Z" w16du:dateUtc="2024-09-24T17:19:00Z"/>
          <w:rFonts w:ascii="Calibri" w:eastAsia="Calibri" w:hAnsi="Calibri" w:cs="Calibri"/>
          <w:highlight w:val="yellow"/>
          <w:rPrChange w:id="266" w:author="Roberto Goddard" w:date="2024-09-24T14:30:00Z" w16du:dateUtc="2024-09-24T19:30:00Z">
            <w:rPr>
              <w:ins w:id="267" w:author="Roberto Goddard" w:date="2024-09-24T12:19:00Z" w16du:dateUtc="2024-09-24T17:19:00Z"/>
              <w:rFonts w:ascii="Calibri" w:eastAsia="Calibri" w:hAnsi="Calibri" w:cs="Calibri"/>
            </w:rPr>
          </w:rPrChange>
        </w:rPr>
      </w:pPr>
      <w:ins w:id="268" w:author="Roberto Goddard" w:date="2024-09-24T12:19:00Z" w16du:dateUtc="2024-09-24T17:19:00Z">
        <w:r w:rsidRPr="00E959B4">
          <w:rPr>
            <w:rFonts w:ascii="Calibri" w:eastAsia="Calibri" w:hAnsi="Calibri" w:cs="Calibri"/>
            <w:highlight w:val="yellow"/>
            <w:rPrChange w:id="269" w:author="Roberto Goddard" w:date="2024-09-24T14:30:00Z" w16du:dateUtc="2024-09-24T19:30:00Z">
              <w:rPr>
                <w:rFonts w:ascii="Calibri" w:eastAsia="Calibri" w:hAnsi="Calibri" w:cs="Calibri"/>
              </w:rPr>
            </w:rPrChange>
          </w:rPr>
          <w:t>1. Cronograma Simple:</w:t>
        </w:r>
      </w:ins>
    </w:p>
    <w:p w14:paraId="2755433C" w14:textId="3F7E45F6" w:rsidR="00577CBB" w:rsidRPr="00E959B4" w:rsidRDefault="00577CBB" w:rsidP="00577CBB">
      <w:pPr>
        <w:rPr>
          <w:ins w:id="270" w:author="Roberto Goddard" w:date="2024-09-24T12:19:00Z" w16du:dateUtc="2024-09-24T17:19:00Z"/>
          <w:rFonts w:ascii="Calibri" w:eastAsia="Calibri" w:hAnsi="Calibri" w:cs="Calibri"/>
          <w:highlight w:val="yellow"/>
          <w:rPrChange w:id="271" w:author="Roberto Goddard" w:date="2024-09-24T14:30:00Z" w16du:dateUtc="2024-09-24T19:30:00Z">
            <w:rPr>
              <w:ins w:id="272" w:author="Roberto Goddard" w:date="2024-09-24T12:19:00Z" w16du:dateUtc="2024-09-24T17:19:00Z"/>
              <w:rFonts w:ascii="Calibri" w:eastAsia="Calibri" w:hAnsi="Calibri" w:cs="Calibri"/>
            </w:rPr>
          </w:rPrChange>
        </w:rPr>
      </w:pPr>
      <w:ins w:id="273" w:author="Roberto Goddard" w:date="2024-09-24T12:19:00Z" w16du:dateUtc="2024-09-24T17:19:00Z">
        <w:r w:rsidRPr="00E959B4">
          <w:rPr>
            <w:rFonts w:ascii="Calibri" w:eastAsia="Calibri" w:hAnsi="Calibri" w:cs="Calibri"/>
            <w:highlight w:val="yellow"/>
            <w:rPrChange w:id="274" w:author="Roberto Goddard" w:date="2024-09-24T14:30:00Z" w16du:dateUtc="2024-09-24T19:30:00Z">
              <w:rPr>
                <w:rFonts w:ascii="Calibri" w:eastAsia="Calibri" w:hAnsi="Calibri" w:cs="Calibri"/>
              </w:rPr>
            </w:rPrChange>
          </w:rPr>
          <w:t xml:space="preserve">Un cronograma simple generalmente es una lista de tareas con fechas de inicio y finalización. </w:t>
        </w:r>
      </w:ins>
      <w:ins w:id="275" w:author="Roberto Goddard" w:date="2024-09-24T12:20:00Z" w16du:dateUtc="2024-09-24T17:20:00Z">
        <w:r w:rsidRPr="00E959B4">
          <w:rPr>
            <w:rFonts w:ascii="Calibri" w:eastAsia="Calibri" w:hAnsi="Calibri" w:cs="Calibri"/>
            <w:highlight w:val="yellow"/>
            <w:rPrChange w:id="276" w:author="Roberto Goddard" w:date="2024-09-24T14:30:00Z" w16du:dateUtc="2024-09-24T19:30:00Z">
              <w:rPr>
                <w:rFonts w:ascii="Calibri" w:eastAsia="Calibri" w:hAnsi="Calibri" w:cs="Calibri"/>
              </w:rPr>
            </w:rPrChange>
          </w:rPr>
          <w:t>Se pueden utilizar</w:t>
        </w:r>
      </w:ins>
      <w:ins w:id="277" w:author="Roberto Goddard" w:date="2024-09-24T12:19:00Z" w16du:dateUtc="2024-09-24T17:19:00Z">
        <w:r w:rsidRPr="00E959B4">
          <w:rPr>
            <w:rFonts w:ascii="Calibri" w:eastAsia="Calibri" w:hAnsi="Calibri" w:cs="Calibri"/>
            <w:highlight w:val="yellow"/>
            <w:rPrChange w:id="278" w:author="Roberto Goddard" w:date="2024-09-24T14:30:00Z" w16du:dateUtc="2024-09-24T19:30:00Z">
              <w:rPr>
                <w:rFonts w:ascii="Calibri" w:eastAsia="Calibri" w:hAnsi="Calibri" w:cs="Calibri"/>
              </w:rPr>
            </w:rPrChange>
          </w:rPr>
          <w:t xml:space="preserve"> </w:t>
        </w:r>
      </w:ins>
      <w:proofErr w:type="gramStart"/>
      <w:ins w:id="279" w:author="Roberto Goddard" w:date="2024-09-24T12:20:00Z" w16du:dateUtc="2024-09-24T17:20:00Z">
        <w:r w:rsidRPr="00E959B4">
          <w:rPr>
            <w:rFonts w:ascii="Calibri" w:eastAsia="Calibri" w:hAnsi="Calibri" w:cs="Calibri"/>
            <w:highlight w:val="yellow"/>
            <w:rPrChange w:id="280" w:author="Roberto Goddard" w:date="2024-09-24T14:30:00Z" w16du:dateUtc="2024-09-24T19:30:00Z">
              <w:rPr>
                <w:rFonts w:ascii="Calibri" w:eastAsia="Calibri" w:hAnsi="Calibri" w:cs="Calibri"/>
              </w:rPr>
            </w:rPrChange>
          </w:rPr>
          <w:t>tanto</w:t>
        </w:r>
      </w:ins>
      <w:ins w:id="281" w:author="Roberto Goddard" w:date="2024-09-24T12:19:00Z" w16du:dateUtc="2024-09-24T17:19:00Z">
        <w:r w:rsidRPr="00E959B4">
          <w:rPr>
            <w:rFonts w:ascii="Calibri" w:eastAsia="Calibri" w:hAnsi="Calibri" w:cs="Calibri"/>
            <w:highlight w:val="yellow"/>
            <w:rPrChange w:id="282" w:author="Roberto Goddard" w:date="2024-09-24T14:30:00Z" w16du:dateUtc="2024-09-24T19:30:00Z">
              <w:rPr>
                <w:rFonts w:ascii="Calibri" w:eastAsia="Calibri" w:hAnsi="Calibri" w:cs="Calibri"/>
              </w:rPr>
            </w:rPrChange>
          </w:rPr>
          <w:t xml:space="preserve"> tabla</w:t>
        </w:r>
        <w:proofErr w:type="gramEnd"/>
        <w:r w:rsidRPr="00E959B4">
          <w:rPr>
            <w:rFonts w:ascii="Calibri" w:eastAsia="Calibri" w:hAnsi="Calibri" w:cs="Calibri"/>
            <w:highlight w:val="yellow"/>
            <w:rPrChange w:id="283" w:author="Roberto Goddard" w:date="2024-09-24T14:30:00Z" w16du:dateUtc="2024-09-24T19:30:00Z">
              <w:rPr>
                <w:rFonts w:ascii="Calibri" w:eastAsia="Calibri" w:hAnsi="Calibri" w:cs="Calibri"/>
              </w:rPr>
            </w:rPrChange>
          </w:rPr>
          <w:t xml:space="preserve"> o una lista organizada cronológicamente.</w:t>
        </w:r>
      </w:ins>
    </w:p>
    <w:p w14:paraId="0D0116F6" w14:textId="77777777" w:rsidR="00577CBB" w:rsidRPr="00E959B4" w:rsidRDefault="00577CBB" w:rsidP="00577CBB">
      <w:pPr>
        <w:rPr>
          <w:ins w:id="284" w:author="Roberto Goddard" w:date="2024-09-24T12:19:00Z" w16du:dateUtc="2024-09-24T17:19:00Z"/>
          <w:rFonts w:ascii="Calibri" w:eastAsia="Calibri" w:hAnsi="Calibri" w:cs="Calibri"/>
          <w:highlight w:val="yellow"/>
          <w:rPrChange w:id="285" w:author="Roberto Goddard" w:date="2024-09-24T14:30:00Z" w16du:dateUtc="2024-09-24T19:30:00Z">
            <w:rPr>
              <w:ins w:id="286" w:author="Roberto Goddard" w:date="2024-09-24T12:19:00Z" w16du:dateUtc="2024-09-24T17:19:00Z"/>
              <w:rFonts w:ascii="Calibri" w:eastAsia="Calibri" w:hAnsi="Calibri" w:cs="Calibri"/>
            </w:rPr>
          </w:rPrChange>
        </w:rPr>
      </w:pPr>
    </w:p>
    <w:p w14:paraId="7DDA9DC0" w14:textId="77777777" w:rsidR="00577CBB" w:rsidRPr="00E959B4" w:rsidRDefault="00577CBB" w:rsidP="00577CBB">
      <w:pPr>
        <w:rPr>
          <w:ins w:id="287" w:author="Roberto Goddard" w:date="2024-09-24T12:19:00Z" w16du:dateUtc="2024-09-24T17:19:00Z"/>
          <w:rFonts w:ascii="Calibri" w:eastAsia="Calibri" w:hAnsi="Calibri" w:cs="Calibri"/>
          <w:highlight w:val="yellow"/>
          <w:rPrChange w:id="288" w:author="Roberto Goddard" w:date="2024-09-24T14:30:00Z" w16du:dateUtc="2024-09-24T19:30:00Z">
            <w:rPr>
              <w:ins w:id="289" w:author="Roberto Goddard" w:date="2024-09-24T12:19:00Z" w16du:dateUtc="2024-09-24T17:19:00Z"/>
              <w:rFonts w:ascii="Calibri" w:eastAsia="Calibri" w:hAnsi="Calibri" w:cs="Calibri"/>
            </w:rPr>
          </w:rPrChange>
        </w:rPr>
      </w:pPr>
      <w:ins w:id="290" w:author="Roberto Goddard" w:date="2024-09-24T12:19:00Z" w16du:dateUtc="2024-09-24T17:19:00Z">
        <w:r w:rsidRPr="00E959B4">
          <w:rPr>
            <w:rFonts w:ascii="Calibri" w:eastAsia="Calibri" w:hAnsi="Calibri" w:cs="Calibri"/>
            <w:highlight w:val="yellow"/>
            <w:rPrChange w:id="291" w:author="Roberto Goddard" w:date="2024-09-24T14:30:00Z" w16du:dateUtc="2024-09-24T19:30:00Z">
              <w:rPr>
                <w:rFonts w:ascii="Calibri" w:eastAsia="Calibri" w:hAnsi="Calibri" w:cs="Calibri"/>
              </w:rPr>
            </w:rPrChange>
          </w:rPr>
          <w:t>Ventajas:</w:t>
        </w:r>
      </w:ins>
    </w:p>
    <w:p w14:paraId="46E2CC68" w14:textId="77777777" w:rsidR="00577CBB" w:rsidRPr="00E959B4" w:rsidRDefault="00577CBB" w:rsidP="00577CBB">
      <w:pPr>
        <w:rPr>
          <w:ins w:id="292" w:author="Roberto Goddard" w:date="2024-09-24T12:19:00Z" w16du:dateUtc="2024-09-24T17:19:00Z"/>
          <w:rFonts w:ascii="Calibri" w:eastAsia="Calibri" w:hAnsi="Calibri" w:cs="Calibri"/>
          <w:highlight w:val="yellow"/>
          <w:rPrChange w:id="293" w:author="Roberto Goddard" w:date="2024-09-24T14:30:00Z" w16du:dateUtc="2024-09-24T19:30:00Z">
            <w:rPr>
              <w:ins w:id="294" w:author="Roberto Goddard" w:date="2024-09-24T12:19:00Z" w16du:dateUtc="2024-09-24T17:19:00Z"/>
              <w:rFonts w:ascii="Calibri" w:eastAsia="Calibri" w:hAnsi="Calibri" w:cs="Calibri"/>
            </w:rPr>
          </w:rPrChange>
        </w:rPr>
      </w:pPr>
    </w:p>
    <w:p w14:paraId="05C87CCA" w14:textId="77777777" w:rsidR="00577CBB" w:rsidRPr="00E959B4" w:rsidRDefault="00577CBB" w:rsidP="00577CBB">
      <w:pPr>
        <w:rPr>
          <w:ins w:id="295" w:author="Roberto Goddard" w:date="2024-09-24T12:19:00Z" w16du:dateUtc="2024-09-24T17:19:00Z"/>
          <w:rFonts w:ascii="Calibri" w:eastAsia="Calibri" w:hAnsi="Calibri" w:cs="Calibri"/>
          <w:highlight w:val="yellow"/>
          <w:rPrChange w:id="296" w:author="Roberto Goddard" w:date="2024-09-24T14:30:00Z" w16du:dateUtc="2024-09-24T19:30:00Z">
            <w:rPr>
              <w:ins w:id="297" w:author="Roberto Goddard" w:date="2024-09-24T12:19:00Z" w16du:dateUtc="2024-09-24T17:19:00Z"/>
              <w:rFonts w:ascii="Calibri" w:eastAsia="Calibri" w:hAnsi="Calibri" w:cs="Calibri"/>
            </w:rPr>
          </w:rPrChange>
        </w:rPr>
      </w:pPr>
      <w:ins w:id="298" w:author="Roberto Goddard" w:date="2024-09-24T12:19:00Z" w16du:dateUtc="2024-09-24T17:19:00Z">
        <w:r w:rsidRPr="00E959B4">
          <w:rPr>
            <w:rFonts w:ascii="Calibri" w:eastAsia="Calibri" w:hAnsi="Calibri" w:cs="Calibri"/>
            <w:highlight w:val="yellow"/>
            <w:rPrChange w:id="299" w:author="Roberto Goddard" w:date="2024-09-24T14:30:00Z" w16du:dateUtc="2024-09-24T19:30:00Z">
              <w:rPr>
                <w:rFonts w:ascii="Calibri" w:eastAsia="Calibri" w:hAnsi="Calibri" w:cs="Calibri"/>
              </w:rPr>
            </w:rPrChange>
          </w:rPr>
          <w:t>Simplicidad: Es fácil de entender y crear, adecuado para proyectos pequeños o con pocas tareas.</w:t>
        </w:r>
      </w:ins>
    </w:p>
    <w:p w14:paraId="7767FE09" w14:textId="77777777" w:rsidR="00577CBB" w:rsidRPr="00E959B4" w:rsidRDefault="00577CBB" w:rsidP="00577CBB">
      <w:pPr>
        <w:rPr>
          <w:ins w:id="300" w:author="Roberto Goddard" w:date="2024-09-24T12:19:00Z" w16du:dateUtc="2024-09-24T17:19:00Z"/>
          <w:rFonts w:ascii="Calibri" w:eastAsia="Calibri" w:hAnsi="Calibri" w:cs="Calibri"/>
          <w:highlight w:val="yellow"/>
          <w:rPrChange w:id="301" w:author="Roberto Goddard" w:date="2024-09-24T14:30:00Z" w16du:dateUtc="2024-09-24T19:30:00Z">
            <w:rPr>
              <w:ins w:id="302" w:author="Roberto Goddard" w:date="2024-09-24T12:19:00Z" w16du:dateUtc="2024-09-24T17:19:00Z"/>
              <w:rFonts w:ascii="Calibri" w:eastAsia="Calibri" w:hAnsi="Calibri" w:cs="Calibri"/>
            </w:rPr>
          </w:rPrChange>
        </w:rPr>
      </w:pPr>
      <w:ins w:id="303" w:author="Roberto Goddard" w:date="2024-09-24T12:19:00Z" w16du:dateUtc="2024-09-24T17:19:00Z">
        <w:r w:rsidRPr="00E959B4">
          <w:rPr>
            <w:rFonts w:ascii="Calibri" w:eastAsia="Calibri" w:hAnsi="Calibri" w:cs="Calibri"/>
            <w:highlight w:val="yellow"/>
            <w:rPrChange w:id="304" w:author="Roberto Goddard" w:date="2024-09-24T14:30:00Z" w16du:dateUtc="2024-09-24T19:30:00Z">
              <w:rPr>
                <w:rFonts w:ascii="Calibri" w:eastAsia="Calibri" w:hAnsi="Calibri" w:cs="Calibri"/>
              </w:rPr>
            </w:rPrChange>
          </w:rPr>
          <w:t>Rápido de preparar: No requiere herramientas sofisticadas ni software especializado.</w:t>
        </w:r>
      </w:ins>
    </w:p>
    <w:p w14:paraId="6B89A95C" w14:textId="77777777" w:rsidR="00577CBB" w:rsidRPr="00E959B4" w:rsidRDefault="00577CBB" w:rsidP="00577CBB">
      <w:pPr>
        <w:rPr>
          <w:ins w:id="305" w:author="Roberto Goddard" w:date="2024-09-24T12:19:00Z" w16du:dateUtc="2024-09-24T17:19:00Z"/>
          <w:rFonts w:ascii="Calibri" w:eastAsia="Calibri" w:hAnsi="Calibri" w:cs="Calibri"/>
          <w:highlight w:val="yellow"/>
          <w:rPrChange w:id="306" w:author="Roberto Goddard" w:date="2024-09-24T14:30:00Z" w16du:dateUtc="2024-09-24T19:30:00Z">
            <w:rPr>
              <w:ins w:id="307" w:author="Roberto Goddard" w:date="2024-09-24T12:19:00Z" w16du:dateUtc="2024-09-24T17:19:00Z"/>
              <w:rFonts w:ascii="Calibri" w:eastAsia="Calibri" w:hAnsi="Calibri" w:cs="Calibri"/>
            </w:rPr>
          </w:rPrChange>
        </w:rPr>
      </w:pPr>
      <w:ins w:id="308" w:author="Roberto Goddard" w:date="2024-09-24T12:19:00Z" w16du:dateUtc="2024-09-24T17:19:00Z">
        <w:r w:rsidRPr="00E959B4">
          <w:rPr>
            <w:rFonts w:ascii="Calibri" w:eastAsia="Calibri" w:hAnsi="Calibri" w:cs="Calibri"/>
            <w:highlight w:val="yellow"/>
            <w:rPrChange w:id="309" w:author="Roberto Goddard" w:date="2024-09-24T14:30:00Z" w16du:dateUtc="2024-09-24T19:30:00Z">
              <w:rPr>
                <w:rFonts w:ascii="Calibri" w:eastAsia="Calibri" w:hAnsi="Calibri" w:cs="Calibri"/>
              </w:rPr>
            </w:rPrChange>
          </w:rPr>
          <w:t>Fácil de actualizar: Cuando las tareas cambian, es más sencillo modificar el cronograma sin necesidad de reorganizar muchas cosas.</w:t>
        </w:r>
      </w:ins>
    </w:p>
    <w:p w14:paraId="1B3325A3" w14:textId="77777777" w:rsidR="00577CBB" w:rsidRPr="00E959B4" w:rsidRDefault="00577CBB" w:rsidP="00577CBB">
      <w:pPr>
        <w:rPr>
          <w:ins w:id="310" w:author="Roberto Goddard" w:date="2024-09-24T12:19:00Z" w16du:dateUtc="2024-09-24T17:19:00Z"/>
          <w:rFonts w:ascii="Calibri" w:eastAsia="Calibri" w:hAnsi="Calibri" w:cs="Calibri"/>
          <w:highlight w:val="yellow"/>
          <w:rPrChange w:id="311" w:author="Roberto Goddard" w:date="2024-09-24T14:30:00Z" w16du:dateUtc="2024-09-24T19:30:00Z">
            <w:rPr>
              <w:ins w:id="312" w:author="Roberto Goddard" w:date="2024-09-24T12:19:00Z" w16du:dateUtc="2024-09-24T17:19:00Z"/>
              <w:rFonts w:ascii="Calibri" w:eastAsia="Calibri" w:hAnsi="Calibri" w:cs="Calibri"/>
            </w:rPr>
          </w:rPrChange>
        </w:rPr>
      </w:pPr>
      <w:ins w:id="313" w:author="Roberto Goddard" w:date="2024-09-24T12:19:00Z" w16du:dateUtc="2024-09-24T17:19:00Z">
        <w:r w:rsidRPr="00E959B4">
          <w:rPr>
            <w:rFonts w:ascii="Calibri" w:eastAsia="Calibri" w:hAnsi="Calibri" w:cs="Calibri"/>
            <w:highlight w:val="yellow"/>
            <w:rPrChange w:id="314" w:author="Roberto Goddard" w:date="2024-09-24T14:30:00Z" w16du:dateUtc="2024-09-24T19:30:00Z">
              <w:rPr>
                <w:rFonts w:ascii="Calibri" w:eastAsia="Calibri" w:hAnsi="Calibri" w:cs="Calibri"/>
              </w:rPr>
            </w:rPrChange>
          </w:rPr>
          <w:t>Desventajas:</w:t>
        </w:r>
      </w:ins>
    </w:p>
    <w:p w14:paraId="14379165" w14:textId="77777777" w:rsidR="00577CBB" w:rsidRPr="00E959B4" w:rsidRDefault="00577CBB" w:rsidP="00577CBB">
      <w:pPr>
        <w:rPr>
          <w:ins w:id="315" w:author="Roberto Goddard" w:date="2024-09-24T12:19:00Z" w16du:dateUtc="2024-09-24T17:19:00Z"/>
          <w:rFonts w:ascii="Calibri" w:eastAsia="Calibri" w:hAnsi="Calibri" w:cs="Calibri"/>
          <w:highlight w:val="yellow"/>
          <w:rPrChange w:id="316" w:author="Roberto Goddard" w:date="2024-09-24T14:30:00Z" w16du:dateUtc="2024-09-24T19:30:00Z">
            <w:rPr>
              <w:ins w:id="317" w:author="Roberto Goddard" w:date="2024-09-24T12:19:00Z" w16du:dateUtc="2024-09-24T17:19:00Z"/>
              <w:rFonts w:ascii="Calibri" w:eastAsia="Calibri" w:hAnsi="Calibri" w:cs="Calibri"/>
            </w:rPr>
          </w:rPrChange>
        </w:rPr>
      </w:pPr>
    </w:p>
    <w:p w14:paraId="32D1857E" w14:textId="77777777" w:rsidR="00577CBB" w:rsidRPr="00E959B4" w:rsidRDefault="00577CBB" w:rsidP="00577CBB">
      <w:pPr>
        <w:rPr>
          <w:ins w:id="318" w:author="Roberto Goddard" w:date="2024-09-24T12:19:00Z" w16du:dateUtc="2024-09-24T17:19:00Z"/>
          <w:rFonts w:ascii="Calibri" w:eastAsia="Calibri" w:hAnsi="Calibri" w:cs="Calibri"/>
          <w:highlight w:val="yellow"/>
          <w:rPrChange w:id="319" w:author="Roberto Goddard" w:date="2024-09-24T14:30:00Z" w16du:dateUtc="2024-09-24T19:30:00Z">
            <w:rPr>
              <w:ins w:id="320" w:author="Roberto Goddard" w:date="2024-09-24T12:19:00Z" w16du:dateUtc="2024-09-24T17:19:00Z"/>
              <w:rFonts w:ascii="Calibri" w:eastAsia="Calibri" w:hAnsi="Calibri" w:cs="Calibri"/>
            </w:rPr>
          </w:rPrChange>
        </w:rPr>
      </w:pPr>
      <w:ins w:id="321" w:author="Roberto Goddard" w:date="2024-09-24T12:19:00Z" w16du:dateUtc="2024-09-24T17:19:00Z">
        <w:r w:rsidRPr="00E959B4">
          <w:rPr>
            <w:rFonts w:ascii="Calibri" w:eastAsia="Calibri" w:hAnsi="Calibri" w:cs="Calibri"/>
            <w:highlight w:val="yellow"/>
            <w:rPrChange w:id="322" w:author="Roberto Goddard" w:date="2024-09-24T14:30:00Z" w16du:dateUtc="2024-09-24T19:30:00Z">
              <w:rPr>
                <w:rFonts w:ascii="Calibri" w:eastAsia="Calibri" w:hAnsi="Calibri" w:cs="Calibri"/>
              </w:rPr>
            </w:rPrChange>
          </w:rPr>
          <w:t>Falta de visualización: No proporciona una vista gráfica clara de cómo las tareas se relacionan entre sí.</w:t>
        </w:r>
      </w:ins>
    </w:p>
    <w:p w14:paraId="2AFAF649" w14:textId="77777777" w:rsidR="00577CBB" w:rsidRPr="00E959B4" w:rsidRDefault="00577CBB" w:rsidP="00577CBB">
      <w:pPr>
        <w:rPr>
          <w:ins w:id="323" w:author="Roberto Goddard" w:date="2024-09-24T12:19:00Z" w16du:dateUtc="2024-09-24T17:19:00Z"/>
          <w:rFonts w:ascii="Calibri" w:eastAsia="Calibri" w:hAnsi="Calibri" w:cs="Calibri"/>
          <w:highlight w:val="yellow"/>
          <w:rPrChange w:id="324" w:author="Roberto Goddard" w:date="2024-09-24T14:30:00Z" w16du:dateUtc="2024-09-24T19:30:00Z">
            <w:rPr>
              <w:ins w:id="325" w:author="Roberto Goddard" w:date="2024-09-24T12:19:00Z" w16du:dateUtc="2024-09-24T17:19:00Z"/>
              <w:rFonts w:ascii="Calibri" w:eastAsia="Calibri" w:hAnsi="Calibri" w:cs="Calibri"/>
            </w:rPr>
          </w:rPrChange>
        </w:rPr>
      </w:pPr>
      <w:ins w:id="326" w:author="Roberto Goddard" w:date="2024-09-24T12:19:00Z" w16du:dateUtc="2024-09-24T17:19:00Z">
        <w:r w:rsidRPr="00E959B4">
          <w:rPr>
            <w:rFonts w:ascii="Calibri" w:eastAsia="Calibri" w:hAnsi="Calibri" w:cs="Calibri"/>
            <w:highlight w:val="yellow"/>
            <w:rPrChange w:id="327" w:author="Roberto Goddard" w:date="2024-09-24T14:30:00Z" w16du:dateUtc="2024-09-24T19:30:00Z">
              <w:rPr>
                <w:rFonts w:ascii="Calibri" w:eastAsia="Calibri" w:hAnsi="Calibri" w:cs="Calibri"/>
              </w:rPr>
            </w:rPrChange>
          </w:rPr>
          <w:t>Difícil de gestionar en proyectos complejos: En proyectos más grandes, es complicado ver dependencias entre tareas o tiempos críticos.</w:t>
        </w:r>
      </w:ins>
    </w:p>
    <w:p w14:paraId="78C71B3E" w14:textId="77777777" w:rsidR="00577CBB" w:rsidRPr="00E959B4" w:rsidRDefault="00577CBB" w:rsidP="00577CBB">
      <w:pPr>
        <w:rPr>
          <w:ins w:id="328" w:author="Roberto Goddard" w:date="2024-09-24T12:19:00Z" w16du:dateUtc="2024-09-24T17:19:00Z"/>
          <w:rFonts w:ascii="Calibri" w:eastAsia="Calibri" w:hAnsi="Calibri" w:cs="Calibri"/>
          <w:highlight w:val="yellow"/>
          <w:rPrChange w:id="329" w:author="Roberto Goddard" w:date="2024-09-24T14:30:00Z" w16du:dateUtc="2024-09-24T19:30:00Z">
            <w:rPr>
              <w:ins w:id="330" w:author="Roberto Goddard" w:date="2024-09-24T12:19:00Z" w16du:dateUtc="2024-09-24T17:19:00Z"/>
              <w:rFonts w:ascii="Calibri" w:eastAsia="Calibri" w:hAnsi="Calibri" w:cs="Calibri"/>
            </w:rPr>
          </w:rPrChange>
        </w:rPr>
      </w:pPr>
      <w:proofErr w:type="gramStart"/>
      <w:ins w:id="331" w:author="Roberto Goddard" w:date="2024-09-24T12:19:00Z" w16du:dateUtc="2024-09-24T17:19:00Z">
        <w:r w:rsidRPr="00E959B4">
          <w:rPr>
            <w:rFonts w:ascii="Calibri" w:eastAsia="Calibri" w:hAnsi="Calibri" w:cs="Calibri"/>
            <w:highlight w:val="yellow"/>
            <w:rPrChange w:id="332" w:author="Roberto Goddard" w:date="2024-09-24T14:30:00Z" w16du:dateUtc="2024-09-24T19:30:00Z">
              <w:rPr>
                <w:rFonts w:ascii="Calibri" w:eastAsia="Calibri" w:hAnsi="Calibri" w:cs="Calibri"/>
              </w:rPr>
            </w:rPrChange>
          </w:rPr>
          <w:t>Cuándo</w:t>
        </w:r>
        <w:proofErr w:type="gramEnd"/>
        <w:r w:rsidRPr="00E959B4">
          <w:rPr>
            <w:rFonts w:ascii="Calibri" w:eastAsia="Calibri" w:hAnsi="Calibri" w:cs="Calibri"/>
            <w:highlight w:val="yellow"/>
            <w:rPrChange w:id="333" w:author="Roberto Goddard" w:date="2024-09-24T14:30:00Z" w16du:dateUtc="2024-09-24T19:30:00Z">
              <w:rPr>
                <w:rFonts w:ascii="Calibri" w:eastAsia="Calibri" w:hAnsi="Calibri" w:cs="Calibri"/>
              </w:rPr>
            </w:rPrChange>
          </w:rPr>
          <w:t xml:space="preserve"> usarlo:</w:t>
        </w:r>
      </w:ins>
    </w:p>
    <w:p w14:paraId="096D19BB" w14:textId="77777777" w:rsidR="00577CBB" w:rsidRPr="00E959B4" w:rsidRDefault="00577CBB" w:rsidP="00577CBB">
      <w:pPr>
        <w:rPr>
          <w:ins w:id="334" w:author="Roberto Goddard" w:date="2024-09-24T12:19:00Z" w16du:dateUtc="2024-09-24T17:19:00Z"/>
          <w:rFonts w:ascii="Calibri" w:eastAsia="Calibri" w:hAnsi="Calibri" w:cs="Calibri"/>
          <w:highlight w:val="yellow"/>
          <w:rPrChange w:id="335" w:author="Roberto Goddard" w:date="2024-09-24T14:30:00Z" w16du:dateUtc="2024-09-24T19:30:00Z">
            <w:rPr>
              <w:ins w:id="336" w:author="Roberto Goddard" w:date="2024-09-24T12:19:00Z" w16du:dateUtc="2024-09-24T17:19:00Z"/>
              <w:rFonts w:ascii="Calibri" w:eastAsia="Calibri" w:hAnsi="Calibri" w:cs="Calibri"/>
            </w:rPr>
          </w:rPrChange>
        </w:rPr>
      </w:pPr>
    </w:p>
    <w:p w14:paraId="3980C651" w14:textId="77777777" w:rsidR="00577CBB" w:rsidRPr="00E959B4" w:rsidRDefault="00577CBB" w:rsidP="00577CBB">
      <w:pPr>
        <w:rPr>
          <w:ins w:id="337" w:author="Roberto Goddard" w:date="2024-09-24T12:19:00Z" w16du:dateUtc="2024-09-24T17:19:00Z"/>
          <w:rFonts w:ascii="Calibri" w:eastAsia="Calibri" w:hAnsi="Calibri" w:cs="Calibri"/>
          <w:highlight w:val="yellow"/>
          <w:rPrChange w:id="338" w:author="Roberto Goddard" w:date="2024-09-24T14:30:00Z" w16du:dateUtc="2024-09-24T19:30:00Z">
            <w:rPr>
              <w:ins w:id="339" w:author="Roberto Goddard" w:date="2024-09-24T12:19:00Z" w16du:dateUtc="2024-09-24T17:19:00Z"/>
              <w:rFonts w:ascii="Calibri" w:eastAsia="Calibri" w:hAnsi="Calibri" w:cs="Calibri"/>
            </w:rPr>
          </w:rPrChange>
        </w:rPr>
      </w:pPr>
      <w:ins w:id="340" w:author="Roberto Goddard" w:date="2024-09-24T12:19:00Z" w16du:dateUtc="2024-09-24T17:19:00Z">
        <w:r w:rsidRPr="00E959B4">
          <w:rPr>
            <w:rFonts w:ascii="Calibri" w:eastAsia="Calibri" w:hAnsi="Calibri" w:cs="Calibri"/>
            <w:highlight w:val="yellow"/>
            <w:rPrChange w:id="341" w:author="Roberto Goddard" w:date="2024-09-24T14:30:00Z" w16du:dateUtc="2024-09-24T19:30:00Z">
              <w:rPr>
                <w:rFonts w:ascii="Calibri" w:eastAsia="Calibri" w:hAnsi="Calibri" w:cs="Calibri"/>
              </w:rPr>
            </w:rPrChange>
          </w:rPr>
          <w:t>Cuando el proyecto es pequeño, con pocas tareas o cuando no hay muchas dependencias entre actividades.</w:t>
        </w:r>
      </w:ins>
    </w:p>
    <w:p w14:paraId="4A2B116C" w14:textId="1C44F1C9" w:rsidR="00C9754C" w:rsidRDefault="00577CBB" w:rsidP="00577CBB">
      <w:pPr>
        <w:rPr>
          <w:ins w:id="342" w:author="Roberto Goddard" w:date="2024-09-19T15:23:00Z"/>
          <w:rFonts w:ascii="Calibri" w:eastAsia="Calibri" w:hAnsi="Calibri" w:cs="Calibri"/>
        </w:rPr>
      </w:pPr>
      <w:ins w:id="343" w:author="Roberto Goddard" w:date="2024-09-24T12:19:00Z" w16du:dateUtc="2024-09-24T17:19:00Z">
        <w:r w:rsidRPr="00E959B4">
          <w:rPr>
            <w:rFonts w:ascii="Calibri" w:eastAsia="Calibri" w:hAnsi="Calibri" w:cs="Calibri"/>
            <w:highlight w:val="yellow"/>
            <w:rPrChange w:id="344" w:author="Roberto Goddard" w:date="2024-09-24T14:30:00Z" w16du:dateUtc="2024-09-24T19:30:00Z">
              <w:rPr>
                <w:rFonts w:ascii="Calibri" w:eastAsia="Calibri" w:hAnsi="Calibri" w:cs="Calibri"/>
              </w:rPr>
            </w:rPrChange>
          </w:rPr>
          <w:t>Si necesitas algo rápido o no tienes acceso a software especializado.</w:t>
        </w:r>
      </w:ins>
    </w:p>
    <w:p w14:paraId="60F229A8" w14:textId="22455304" w:rsidR="00764F13" w:rsidRDefault="00F20B71" w:rsidP="7B1402D4">
      <w:pPr>
        <w:rPr>
          <w:ins w:id="345" w:author="Roberto Goddard" w:date="2024-09-19T15:48:00Z"/>
          <w:rFonts w:ascii="Calibri" w:eastAsia="Calibri" w:hAnsi="Calibri" w:cs="Calibri"/>
        </w:rPr>
      </w:pPr>
      <w:ins w:id="346" w:author="Roberto Goddard" w:date="2024-09-19T15:24:00Z">
        <w:r w:rsidRPr="00F20B71">
          <w:rPr>
            <w:rFonts w:ascii="Calibri" w:eastAsia="Calibri" w:hAnsi="Calibri" w:cs="Calibri"/>
            <w:noProof/>
          </w:rPr>
          <w:lastRenderedPageBreak/>
          <w:drawing>
            <wp:inline distT="0" distB="0" distL="0" distR="0" wp14:anchorId="588E8E9A" wp14:editId="39B4153D">
              <wp:extent cx="5612130" cy="25596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59685"/>
                      </a:xfrm>
                      <a:prstGeom prst="rect">
                        <a:avLst/>
                      </a:prstGeom>
                    </pic:spPr>
                  </pic:pic>
                </a:graphicData>
              </a:graphic>
            </wp:inline>
          </w:drawing>
        </w:r>
      </w:ins>
    </w:p>
    <w:p w14:paraId="7FAC7150" w14:textId="77777777" w:rsidR="00D56101" w:rsidRDefault="00D56101" w:rsidP="7B1402D4">
      <w:pPr>
        <w:rPr>
          <w:ins w:id="347" w:author="Roberto Goddard" w:date="2024-09-19T15:48:00Z"/>
          <w:rFonts w:ascii="Calibri" w:eastAsia="Calibri" w:hAnsi="Calibri" w:cs="Calibri"/>
        </w:rPr>
      </w:pPr>
    </w:p>
    <w:p w14:paraId="06D535A8" w14:textId="77777777" w:rsidR="00D56101" w:rsidRDefault="00D56101" w:rsidP="7B1402D4">
      <w:pPr>
        <w:rPr>
          <w:ins w:id="348" w:author="Roberto Goddard" w:date="2024-09-19T15:48:00Z"/>
          <w:rFonts w:ascii="Calibri" w:eastAsia="Calibri" w:hAnsi="Calibri" w:cs="Calibri"/>
        </w:rPr>
      </w:pPr>
    </w:p>
    <w:p w14:paraId="67A76A07" w14:textId="77777777" w:rsidR="00D56101" w:rsidRDefault="00D56101" w:rsidP="7B1402D4">
      <w:pPr>
        <w:rPr>
          <w:ins w:id="349" w:author="Roberto Goddard" w:date="2024-09-19T15:48:00Z"/>
          <w:rFonts w:ascii="Calibri" w:eastAsia="Calibri" w:hAnsi="Calibri" w:cs="Calibri"/>
        </w:rPr>
      </w:pPr>
    </w:p>
    <w:p w14:paraId="118D22F1" w14:textId="77777777" w:rsidR="00D56101" w:rsidRDefault="00D56101" w:rsidP="7B1402D4">
      <w:pPr>
        <w:rPr>
          <w:ins w:id="350" w:author="Roberto Goddard" w:date="2024-09-19T15:48:00Z"/>
          <w:rFonts w:ascii="Calibri" w:eastAsia="Calibri" w:hAnsi="Calibri" w:cs="Calibri"/>
        </w:rPr>
      </w:pPr>
    </w:p>
    <w:p w14:paraId="11242F74" w14:textId="77777777" w:rsidR="00D56101" w:rsidRDefault="00D56101" w:rsidP="7B1402D4">
      <w:pPr>
        <w:rPr>
          <w:ins w:id="351" w:author="Roberto Goddard" w:date="2024-09-19T15:48:00Z"/>
          <w:rFonts w:ascii="Calibri" w:eastAsia="Calibri" w:hAnsi="Calibri" w:cs="Calibri"/>
        </w:rPr>
      </w:pPr>
    </w:p>
    <w:p w14:paraId="2A153E05" w14:textId="77777777" w:rsidR="00D56101" w:rsidRDefault="00D56101" w:rsidP="7B1402D4">
      <w:pPr>
        <w:rPr>
          <w:ins w:id="352" w:author="Roberto Goddard" w:date="2024-09-19T15:48:00Z"/>
          <w:rFonts w:ascii="Calibri" w:eastAsia="Calibri" w:hAnsi="Calibri" w:cs="Calibri"/>
        </w:rPr>
      </w:pPr>
    </w:p>
    <w:p w14:paraId="6C3264E1" w14:textId="77777777" w:rsidR="00D56101" w:rsidRDefault="00D56101" w:rsidP="7B1402D4">
      <w:pPr>
        <w:rPr>
          <w:ins w:id="353" w:author="Roberto Goddard" w:date="2024-09-19T15:48:00Z"/>
          <w:rFonts w:ascii="Calibri" w:eastAsia="Calibri" w:hAnsi="Calibri" w:cs="Calibri"/>
        </w:rPr>
      </w:pPr>
    </w:p>
    <w:p w14:paraId="2928E2CE" w14:textId="77777777" w:rsidR="00D56101" w:rsidRDefault="00D56101" w:rsidP="7B1402D4">
      <w:pPr>
        <w:rPr>
          <w:ins w:id="354" w:author="Roberto Goddard" w:date="2024-09-24T12:30:00Z" w16du:dateUtc="2024-09-24T17:30:00Z"/>
          <w:rFonts w:ascii="Calibri" w:eastAsia="Calibri" w:hAnsi="Calibri" w:cs="Calibri"/>
        </w:rPr>
      </w:pPr>
    </w:p>
    <w:p w14:paraId="1E48A9CF" w14:textId="77777777" w:rsidR="00AC5EFD" w:rsidRDefault="00AC5EFD" w:rsidP="7B1402D4">
      <w:pPr>
        <w:rPr>
          <w:ins w:id="355" w:author="Roberto Goddard" w:date="2024-09-24T12:30:00Z" w16du:dateUtc="2024-09-24T17:30:00Z"/>
          <w:rFonts w:ascii="Calibri" w:eastAsia="Calibri" w:hAnsi="Calibri" w:cs="Calibri"/>
        </w:rPr>
      </w:pPr>
    </w:p>
    <w:p w14:paraId="2C308F83" w14:textId="77777777" w:rsidR="00AC5EFD" w:rsidRDefault="00AC5EFD" w:rsidP="7B1402D4">
      <w:pPr>
        <w:rPr>
          <w:ins w:id="356" w:author="Roberto Goddard" w:date="2024-09-24T12:30:00Z" w16du:dateUtc="2024-09-24T17:30:00Z"/>
          <w:rFonts w:ascii="Calibri" w:eastAsia="Calibri" w:hAnsi="Calibri" w:cs="Calibri"/>
        </w:rPr>
      </w:pPr>
    </w:p>
    <w:p w14:paraId="1AD647C8" w14:textId="77777777" w:rsidR="00AC5EFD" w:rsidRDefault="00AC5EFD" w:rsidP="7B1402D4">
      <w:pPr>
        <w:rPr>
          <w:ins w:id="357" w:author="Roberto Goddard" w:date="2024-09-24T12:30:00Z" w16du:dateUtc="2024-09-24T17:30:00Z"/>
          <w:rFonts w:ascii="Calibri" w:eastAsia="Calibri" w:hAnsi="Calibri" w:cs="Calibri"/>
        </w:rPr>
      </w:pPr>
    </w:p>
    <w:p w14:paraId="6EA40232" w14:textId="77777777" w:rsidR="00AC5EFD" w:rsidRDefault="00AC5EFD" w:rsidP="7B1402D4">
      <w:pPr>
        <w:rPr>
          <w:ins w:id="358" w:author="Roberto Goddard" w:date="2024-09-24T12:30:00Z" w16du:dateUtc="2024-09-24T17:30:00Z"/>
          <w:rFonts w:ascii="Calibri" w:eastAsia="Calibri" w:hAnsi="Calibri" w:cs="Calibri"/>
        </w:rPr>
      </w:pPr>
    </w:p>
    <w:p w14:paraId="665F8AC5" w14:textId="77777777" w:rsidR="00AC5EFD" w:rsidRDefault="00AC5EFD" w:rsidP="7B1402D4">
      <w:pPr>
        <w:rPr>
          <w:ins w:id="359" w:author="Roberto Goddard" w:date="2024-09-24T12:30:00Z" w16du:dateUtc="2024-09-24T17:30:00Z"/>
          <w:rFonts w:ascii="Calibri" w:eastAsia="Calibri" w:hAnsi="Calibri" w:cs="Calibri"/>
        </w:rPr>
      </w:pPr>
    </w:p>
    <w:p w14:paraId="43813E9C" w14:textId="77777777" w:rsidR="00AC5EFD" w:rsidRDefault="00AC5EFD" w:rsidP="7B1402D4">
      <w:pPr>
        <w:rPr>
          <w:ins w:id="360" w:author="Roberto Goddard" w:date="2024-09-24T12:30:00Z" w16du:dateUtc="2024-09-24T17:30:00Z"/>
          <w:rFonts w:ascii="Calibri" w:eastAsia="Calibri" w:hAnsi="Calibri" w:cs="Calibri"/>
        </w:rPr>
      </w:pPr>
    </w:p>
    <w:p w14:paraId="23B7D4C9" w14:textId="77777777" w:rsidR="00AC5EFD" w:rsidRDefault="00AC5EFD" w:rsidP="7B1402D4">
      <w:pPr>
        <w:rPr>
          <w:ins w:id="361" w:author="Roberto Goddard" w:date="2024-09-24T12:30:00Z" w16du:dateUtc="2024-09-24T17:30:00Z"/>
          <w:rFonts w:ascii="Calibri" w:eastAsia="Calibri" w:hAnsi="Calibri" w:cs="Calibri"/>
        </w:rPr>
      </w:pPr>
    </w:p>
    <w:p w14:paraId="56A11E10" w14:textId="77777777" w:rsidR="00AC5EFD" w:rsidRDefault="00AC5EFD" w:rsidP="7B1402D4">
      <w:pPr>
        <w:rPr>
          <w:ins w:id="362" w:author="Roberto Goddard" w:date="2024-09-24T12:30:00Z" w16du:dateUtc="2024-09-24T17:30:00Z"/>
          <w:rFonts w:ascii="Calibri" w:eastAsia="Calibri" w:hAnsi="Calibri" w:cs="Calibri"/>
        </w:rPr>
      </w:pPr>
    </w:p>
    <w:p w14:paraId="0BFDB954" w14:textId="77777777" w:rsidR="00AC5EFD" w:rsidRDefault="00AC5EFD" w:rsidP="7B1402D4">
      <w:pPr>
        <w:rPr>
          <w:ins w:id="363" w:author="Roberto Goddard" w:date="2024-09-24T12:30:00Z" w16du:dateUtc="2024-09-24T17:30:00Z"/>
          <w:rFonts w:ascii="Calibri" w:eastAsia="Calibri" w:hAnsi="Calibri" w:cs="Calibri"/>
        </w:rPr>
      </w:pPr>
    </w:p>
    <w:p w14:paraId="6CD61BD8" w14:textId="77777777" w:rsidR="00AC5EFD" w:rsidRDefault="00AC5EFD" w:rsidP="7B1402D4">
      <w:pPr>
        <w:rPr>
          <w:ins w:id="364" w:author="Roberto Goddard" w:date="2024-09-24T12:30:00Z" w16du:dateUtc="2024-09-24T17:30:00Z"/>
          <w:rFonts w:ascii="Calibri" w:eastAsia="Calibri" w:hAnsi="Calibri" w:cs="Calibri"/>
        </w:rPr>
      </w:pPr>
    </w:p>
    <w:p w14:paraId="20DD8123" w14:textId="77777777" w:rsidR="00AC5EFD" w:rsidRDefault="00AC5EFD" w:rsidP="7B1402D4">
      <w:pPr>
        <w:rPr>
          <w:ins w:id="365" w:author="Roberto Goddard" w:date="2024-09-24T12:30:00Z" w16du:dateUtc="2024-09-24T17:30:00Z"/>
          <w:rFonts w:ascii="Calibri" w:eastAsia="Calibri" w:hAnsi="Calibri" w:cs="Calibri"/>
        </w:rPr>
      </w:pPr>
    </w:p>
    <w:p w14:paraId="2C6247E5" w14:textId="77777777" w:rsidR="00AC5EFD" w:rsidRDefault="00AC5EFD" w:rsidP="7B1402D4">
      <w:pPr>
        <w:rPr>
          <w:ins w:id="366" w:author="Roberto Goddard" w:date="2024-09-19T15:48:00Z"/>
          <w:rFonts w:ascii="Calibri" w:eastAsia="Calibri" w:hAnsi="Calibri" w:cs="Calibri"/>
        </w:rPr>
      </w:pPr>
    </w:p>
    <w:p w14:paraId="324A4261" w14:textId="12E3B450" w:rsidR="00D56101" w:rsidRPr="00E959B4" w:rsidRDefault="00D56101" w:rsidP="7B1402D4">
      <w:pPr>
        <w:rPr>
          <w:ins w:id="367" w:author="Roberto Goddard" w:date="2024-09-24T12:30:00Z" w16du:dateUtc="2024-09-24T17:30:00Z"/>
          <w:rFonts w:ascii="Calibri" w:eastAsia="Calibri" w:hAnsi="Calibri" w:cs="Calibri"/>
          <w:highlight w:val="yellow"/>
          <w:rPrChange w:id="368" w:author="Roberto Goddard" w:date="2024-09-24T14:30:00Z" w16du:dateUtc="2024-09-24T19:30:00Z">
            <w:rPr>
              <w:ins w:id="369" w:author="Roberto Goddard" w:date="2024-09-24T12:30:00Z" w16du:dateUtc="2024-09-24T17:30:00Z"/>
              <w:rFonts w:ascii="Calibri" w:eastAsia="Calibri" w:hAnsi="Calibri" w:cs="Calibri"/>
            </w:rPr>
          </w:rPrChange>
        </w:rPr>
      </w:pPr>
      <w:ins w:id="370" w:author="Roberto Goddard" w:date="2024-09-19T15:48:00Z">
        <w:r w:rsidRPr="00E959B4">
          <w:rPr>
            <w:rFonts w:ascii="Calibri" w:eastAsia="Calibri" w:hAnsi="Calibri" w:cs="Calibri"/>
            <w:highlight w:val="yellow"/>
            <w:rPrChange w:id="371" w:author="Roberto Goddard" w:date="2024-09-24T14:30:00Z" w16du:dateUtc="2024-09-24T19:30:00Z">
              <w:rPr>
                <w:rFonts w:ascii="Calibri" w:eastAsia="Calibri" w:hAnsi="Calibri" w:cs="Calibri"/>
              </w:rPr>
            </w:rPrChange>
          </w:rPr>
          <w:t xml:space="preserve">Uso de cronograma tipo </w:t>
        </w:r>
        <w:proofErr w:type="spellStart"/>
        <w:r w:rsidRPr="00E959B4">
          <w:rPr>
            <w:rFonts w:ascii="Calibri" w:eastAsia="Calibri" w:hAnsi="Calibri" w:cs="Calibri"/>
            <w:highlight w:val="yellow"/>
            <w:rPrChange w:id="372" w:author="Roberto Goddard" w:date="2024-09-24T14:30:00Z" w16du:dateUtc="2024-09-24T19:30:00Z">
              <w:rPr>
                <w:rFonts w:ascii="Calibri" w:eastAsia="Calibri" w:hAnsi="Calibri" w:cs="Calibri"/>
              </w:rPr>
            </w:rPrChange>
          </w:rPr>
          <w:t>gr</w:t>
        </w:r>
      </w:ins>
      <w:ins w:id="373" w:author="Roberto Goddard" w:date="2024-09-19T15:49:00Z">
        <w:r w:rsidRPr="00E959B4">
          <w:rPr>
            <w:rFonts w:ascii="Calibri" w:eastAsia="Calibri" w:hAnsi="Calibri" w:cs="Calibri"/>
            <w:highlight w:val="yellow"/>
            <w:rPrChange w:id="374" w:author="Roberto Goddard" w:date="2024-09-24T14:30:00Z" w16du:dateUtc="2024-09-24T19:30:00Z">
              <w:rPr>
                <w:rFonts w:ascii="Calibri" w:eastAsia="Calibri" w:hAnsi="Calibri" w:cs="Calibri"/>
              </w:rPr>
            </w:rPrChange>
          </w:rPr>
          <w:t>antt</w:t>
        </w:r>
      </w:ins>
      <w:proofErr w:type="spellEnd"/>
    </w:p>
    <w:p w14:paraId="2A074E04" w14:textId="795EA0FE" w:rsidR="00AC5EFD" w:rsidRPr="00E959B4" w:rsidRDefault="00D32E4D" w:rsidP="00AC5EFD">
      <w:pPr>
        <w:rPr>
          <w:ins w:id="375" w:author="Roberto Goddard" w:date="2024-09-24T12:30:00Z" w16du:dateUtc="2024-09-24T17:30:00Z"/>
          <w:rFonts w:ascii="Calibri" w:eastAsia="Calibri" w:hAnsi="Calibri" w:cs="Calibri"/>
          <w:highlight w:val="yellow"/>
          <w:rPrChange w:id="376" w:author="Roberto Goddard" w:date="2024-09-24T14:30:00Z" w16du:dateUtc="2024-09-24T19:30:00Z">
            <w:rPr>
              <w:ins w:id="377" w:author="Roberto Goddard" w:date="2024-09-24T12:30:00Z" w16du:dateUtc="2024-09-24T17:30:00Z"/>
              <w:rFonts w:ascii="Calibri" w:eastAsia="Calibri" w:hAnsi="Calibri" w:cs="Calibri"/>
            </w:rPr>
          </w:rPrChange>
        </w:rPr>
      </w:pPr>
      <w:ins w:id="378" w:author="Roberto Goddard" w:date="2024-09-24T13:38:00Z" w16du:dateUtc="2024-09-24T18:38:00Z">
        <w:r w:rsidRPr="00E959B4">
          <w:rPr>
            <w:rFonts w:ascii="Calibri" w:eastAsia="Calibri" w:hAnsi="Calibri" w:cs="Calibri"/>
            <w:highlight w:val="yellow"/>
            <w:rPrChange w:id="379" w:author="Roberto Goddard" w:date="2024-09-24T14:30:00Z" w16du:dateUtc="2024-09-24T19:30:00Z">
              <w:rPr>
                <w:rFonts w:ascii="Calibri" w:eastAsia="Calibri" w:hAnsi="Calibri" w:cs="Calibri"/>
              </w:rPr>
            </w:rPrChange>
          </w:rPr>
          <w:t xml:space="preserve">Porque el uso del </w:t>
        </w:r>
      </w:ins>
      <w:ins w:id="380" w:author="Roberto Goddard" w:date="2024-09-24T12:30:00Z" w16du:dateUtc="2024-09-24T17:30:00Z">
        <w:r w:rsidR="00AC5EFD" w:rsidRPr="00E959B4">
          <w:rPr>
            <w:rFonts w:ascii="Calibri" w:eastAsia="Calibri" w:hAnsi="Calibri" w:cs="Calibri"/>
            <w:highlight w:val="yellow"/>
            <w:rPrChange w:id="381" w:author="Roberto Goddard" w:date="2024-09-24T14:30:00Z" w16du:dateUtc="2024-09-24T19:30:00Z">
              <w:rPr>
                <w:rFonts w:ascii="Calibri" w:eastAsia="Calibri" w:hAnsi="Calibri" w:cs="Calibri"/>
              </w:rPr>
            </w:rPrChange>
          </w:rPr>
          <w:t>Cronograma de Gantt:</w:t>
        </w:r>
      </w:ins>
    </w:p>
    <w:p w14:paraId="7548ACAB" w14:textId="77777777" w:rsidR="00AC5EFD" w:rsidRPr="00E959B4" w:rsidRDefault="00AC5EFD" w:rsidP="00AC5EFD">
      <w:pPr>
        <w:rPr>
          <w:ins w:id="382" w:author="Roberto Goddard" w:date="2024-09-24T12:30:00Z" w16du:dateUtc="2024-09-24T17:30:00Z"/>
          <w:rFonts w:ascii="Calibri" w:eastAsia="Calibri" w:hAnsi="Calibri" w:cs="Calibri"/>
          <w:highlight w:val="yellow"/>
          <w:rPrChange w:id="383" w:author="Roberto Goddard" w:date="2024-09-24T14:30:00Z" w16du:dateUtc="2024-09-24T19:30:00Z">
            <w:rPr>
              <w:ins w:id="384" w:author="Roberto Goddard" w:date="2024-09-24T12:30:00Z" w16du:dateUtc="2024-09-24T17:30:00Z"/>
              <w:rFonts w:ascii="Calibri" w:eastAsia="Calibri" w:hAnsi="Calibri" w:cs="Calibri"/>
            </w:rPr>
          </w:rPrChange>
        </w:rPr>
      </w:pPr>
      <w:ins w:id="385" w:author="Roberto Goddard" w:date="2024-09-24T12:30:00Z" w16du:dateUtc="2024-09-24T17:30:00Z">
        <w:r w:rsidRPr="00E959B4">
          <w:rPr>
            <w:rFonts w:ascii="Calibri" w:eastAsia="Calibri" w:hAnsi="Calibri" w:cs="Calibri"/>
            <w:highlight w:val="yellow"/>
            <w:rPrChange w:id="386" w:author="Roberto Goddard" w:date="2024-09-24T14:30:00Z" w16du:dateUtc="2024-09-24T19:30:00Z">
              <w:rPr>
                <w:rFonts w:ascii="Calibri" w:eastAsia="Calibri" w:hAnsi="Calibri" w:cs="Calibri"/>
              </w:rPr>
            </w:rPrChange>
          </w:rPr>
          <w:t>El diagrama de Gantt es una representación gráfica de las tareas de un proyecto en una escala de tiempo, con barras que muestran el inicio, la duración y la finalización de cada tarea. Además, se pueden visualizar dependencias entre tareas.</w:t>
        </w:r>
      </w:ins>
    </w:p>
    <w:p w14:paraId="00150553" w14:textId="77777777" w:rsidR="00AC5EFD" w:rsidRPr="00E959B4" w:rsidRDefault="00AC5EFD" w:rsidP="00AC5EFD">
      <w:pPr>
        <w:rPr>
          <w:ins w:id="387" w:author="Roberto Goddard" w:date="2024-09-24T12:30:00Z" w16du:dateUtc="2024-09-24T17:30:00Z"/>
          <w:rFonts w:ascii="Calibri" w:eastAsia="Calibri" w:hAnsi="Calibri" w:cs="Calibri"/>
          <w:highlight w:val="yellow"/>
          <w:rPrChange w:id="388" w:author="Roberto Goddard" w:date="2024-09-24T14:30:00Z" w16du:dateUtc="2024-09-24T19:30:00Z">
            <w:rPr>
              <w:ins w:id="389" w:author="Roberto Goddard" w:date="2024-09-24T12:30:00Z" w16du:dateUtc="2024-09-24T17:30:00Z"/>
              <w:rFonts w:ascii="Calibri" w:eastAsia="Calibri" w:hAnsi="Calibri" w:cs="Calibri"/>
            </w:rPr>
          </w:rPrChange>
        </w:rPr>
      </w:pPr>
    </w:p>
    <w:p w14:paraId="4179F587" w14:textId="77777777" w:rsidR="00AC5EFD" w:rsidRPr="00E959B4" w:rsidRDefault="00AC5EFD" w:rsidP="00AC5EFD">
      <w:pPr>
        <w:rPr>
          <w:ins w:id="390" w:author="Roberto Goddard" w:date="2024-09-24T12:30:00Z" w16du:dateUtc="2024-09-24T17:30:00Z"/>
          <w:rFonts w:ascii="Calibri" w:eastAsia="Calibri" w:hAnsi="Calibri" w:cs="Calibri"/>
          <w:highlight w:val="yellow"/>
          <w:rPrChange w:id="391" w:author="Roberto Goddard" w:date="2024-09-24T14:30:00Z" w16du:dateUtc="2024-09-24T19:30:00Z">
            <w:rPr>
              <w:ins w:id="392" w:author="Roberto Goddard" w:date="2024-09-24T12:30:00Z" w16du:dateUtc="2024-09-24T17:30:00Z"/>
              <w:rFonts w:ascii="Calibri" w:eastAsia="Calibri" w:hAnsi="Calibri" w:cs="Calibri"/>
            </w:rPr>
          </w:rPrChange>
        </w:rPr>
      </w:pPr>
      <w:ins w:id="393" w:author="Roberto Goddard" w:date="2024-09-24T12:30:00Z" w16du:dateUtc="2024-09-24T17:30:00Z">
        <w:r w:rsidRPr="00E959B4">
          <w:rPr>
            <w:rFonts w:ascii="Calibri" w:eastAsia="Calibri" w:hAnsi="Calibri" w:cs="Calibri"/>
            <w:highlight w:val="yellow"/>
            <w:rPrChange w:id="394" w:author="Roberto Goddard" w:date="2024-09-24T14:30:00Z" w16du:dateUtc="2024-09-24T19:30:00Z">
              <w:rPr>
                <w:rFonts w:ascii="Calibri" w:eastAsia="Calibri" w:hAnsi="Calibri" w:cs="Calibri"/>
              </w:rPr>
            </w:rPrChange>
          </w:rPr>
          <w:t>Ventajas:</w:t>
        </w:r>
      </w:ins>
    </w:p>
    <w:p w14:paraId="7ECD149B" w14:textId="77777777" w:rsidR="00AC5EFD" w:rsidRPr="00E959B4" w:rsidRDefault="00AC5EFD" w:rsidP="00AC5EFD">
      <w:pPr>
        <w:rPr>
          <w:ins w:id="395" w:author="Roberto Goddard" w:date="2024-09-24T12:30:00Z" w16du:dateUtc="2024-09-24T17:30:00Z"/>
          <w:rFonts w:ascii="Calibri" w:eastAsia="Calibri" w:hAnsi="Calibri" w:cs="Calibri"/>
          <w:highlight w:val="yellow"/>
          <w:rPrChange w:id="396" w:author="Roberto Goddard" w:date="2024-09-24T14:30:00Z" w16du:dateUtc="2024-09-24T19:30:00Z">
            <w:rPr>
              <w:ins w:id="397" w:author="Roberto Goddard" w:date="2024-09-24T12:30:00Z" w16du:dateUtc="2024-09-24T17:30:00Z"/>
              <w:rFonts w:ascii="Calibri" w:eastAsia="Calibri" w:hAnsi="Calibri" w:cs="Calibri"/>
            </w:rPr>
          </w:rPrChange>
        </w:rPr>
      </w:pPr>
    </w:p>
    <w:p w14:paraId="1C9C809D" w14:textId="77777777" w:rsidR="00AC5EFD" w:rsidRPr="00E959B4" w:rsidRDefault="00AC5EFD" w:rsidP="00AC5EFD">
      <w:pPr>
        <w:rPr>
          <w:ins w:id="398" w:author="Roberto Goddard" w:date="2024-09-24T12:30:00Z" w16du:dateUtc="2024-09-24T17:30:00Z"/>
          <w:rFonts w:ascii="Calibri" w:eastAsia="Calibri" w:hAnsi="Calibri" w:cs="Calibri"/>
          <w:highlight w:val="yellow"/>
          <w:rPrChange w:id="399" w:author="Roberto Goddard" w:date="2024-09-24T14:30:00Z" w16du:dateUtc="2024-09-24T19:30:00Z">
            <w:rPr>
              <w:ins w:id="400" w:author="Roberto Goddard" w:date="2024-09-24T12:30:00Z" w16du:dateUtc="2024-09-24T17:30:00Z"/>
              <w:rFonts w:ascii="Calibri" w:eastAsia="Calibri" w:hAnsi="Calibri" w:cs="Calibri"/>
            </w:rPr>
          </w:rPrChange>
        </w:rPr>
      </w:pPr>
      <w:ins w:id="401" w:author="Roberto Goddard" w:date="2024-09-24T12:30:00Z" w16du:dateUtc="2024-09-24T17:30:00Z">
        <w:r w:rsidRPr="00E959B4">
          <w:rPr>
            <w:rFonts w:ascii="Calibri" w:eastAsia="Calibri" w:hAnsi="Calibri" w:cs="Calibri"/>
            <w:highlight w:val="yellow"/>
            <w:rPrChange w:id="402" w:author="Roberto Goddard" w:date="2024-09-24T14:30:00Z" w16du:dateUtc="2024-09-24T19:30:00Z">
              <w:rPr>
                <w:rFonts w:ascii="Calibri" w:eastAsia="Calibri" w:hAnsi="Calibri" w:cs="Calibri"/>
              </w:rPr>
            </w:rPrChange>
          </w:rPr>
          <w:t>Visualización clara: Te permite ver gráficamente cómo se desarrollan las tareas a lo largo del tiempo, facilitando la comprensión del estado del proyecto.</w:t>
        </w:r>
      </w:ins>
    </w:p>
    <w:p w14:paraId="3AFEB5B7" w14:textId="77777777" w:rsidR="00AC5EFD" w:rsidRPr="00E959B4" w:rsidRDefault="00AC5EFD" w:rsidP="00AC5EFD">
      <w:pPr>
        <w:rPr>
          <w:ins w:id="403" w:author="Roberto Goddard" w:date="2024-09-24T12:30:00Z" w16du:dateUtc="2024-09-24T17:30:00Z"/>
          <w:rFonts w:ascii="Calibri" w:eastAsia="Calibri" w:hAnsi="Calibri" w:cs="Calibri"/>
          <w:highlight w:val="yellow"/>
          <w:rPrChange w:id="404" w:author="Roberto Goddard" w:date="2024-09-24T14:30:00Z" w16du:dateUtc="2024-09-24T19:30:00Z">
            <w:rPr>
              <w:ins w:id="405" w:author="Roberto Goddard" w:date="2024-09-24T12:30:00Z" w16du:dateUtc="2024-09-24T17:30:00Z"/>
              <w:rFonts w:ascii="Calibri" w:eastAsia="Calibri" w:hAnsi="Calibri" w:cs="Calibri"/>
            </w:rPr>
          </w:rPrChange>
        </w:rPr>
      </w:pPr>
      <w:ins w:id="406" w:author="Roberto Goddard" w:date="2024-09-24T12:30:00Z" w16du:dateUtc="2024-09-24T17:30:00Z">
        <w:r w:rsidRPr="00E959B4">
          <w:rPr>
            <w:rFonts w:ascii="Calibri" w:eastAsia="Calibri" w:hAnsi="Calibri" w:cs="Calibri"/>
            <w:highlight w:val="yellow"/>
            <w:rPrChange w:id="407" w:author="Roberto Goddard" w:date="2024-09-24T14:30:00Z" w16du:dateUtc="2024-09-24T19:30:00Z">
              <w:rPr>
                <w:rFonts w:ascii="Calibri" w:eastAsia="Calibri" w:hAnsi="Calibri" w:cs="Calibri"/>
              </w:rPr>
            </w:rPrChange>
          </w:rPr>
          <w:t>Relaciones entre tareas: Puedes mostrar dependencias entre tareas, como cuáles deben completarse antes de que otras puedan comenzar.</w:t>
        </w:r>
      </w:ins>
    </w:p>
    <w:p w14:paraId="588E0D8A" w14:textId="77777777" w:rsidR="00AC5EFD" w:rsidRPr="00E959B4" w:rsidRDefault="00AC5EFD" w:rsidP="00AC5EFD">
      <w:pPr>
        <w:rPr>
          <w:ins w:id="408" w:author="Roberto Goddard" w:date="2024-09-24T12:30:00Z" w16du:dateUtc="2024-09-24T17:30:00Z"/>
          <w:rFonts w:ascii="Calibri" w:eastAsia="Calibri" w:hAnsi="Calibri" w:cs="Calibri"/>
          <w:highlight w:val="yellow"/>
          <w:rPrChange w:id="409" w:author="Roberto Goddard" w:date="2024-09-24T14:30:00Z" w16du:dateUtc="2024-09-24T19:30:00Z">
            <w:rPr>
              <w:ins w:id="410" w:author="Roberto Goddard" w:date="2024-09-24T12:30:00Z" w16du:dateUtc="2024-09-24T17:30:00Z"/>
              <w:rFonts w:ascii="Calibri" w:eastAsia="Calibri" w:hAnsi="Calibri" w:cs="Calibri"/>
            </w:rPr>
          </w:rPrChange>
        </w:rPr>
      </w:pPr>
      <w:ins w:id="411" w:author="Roberto Goddard" w:date="2024-09-24T12:30:00Z" w16du:dateUtc="2024-09-24T17:30:00Z">
        <w:r w:rsidRPr="00E959B4">
          <w:rPr>
            <w:rFonts w:ascii="Calibri" w:eastAsia="Calibri" w:hAnsi="Calibri" w:cs="Calibri"/>
            <w:highlight w:val="yellow"/>
            <w:rPrChange w:id="412" w:author="Roberto Goddard" w:date="2024-09-24T14:30:00Z" w16du:dateUtc="2024-09-24T19:30:00Z">
              <w:rPr>
                <w:rFonts w:ascii="Calibri" w:eastAsia="Calibri" w:hAnsi="Calibri" w:cs="Calibri"/>
              </w:rPr>
            </w:rPrChange>
          </w:rPr>
          <w:t>Control del progreso: Es más fácil seguir el progreso del proyecto y hacer ajustes cuando se producen retrasos.</w:t>
        </w:r>
      </w:ins>
    </w:p>
    <w:p w14:paraId="5CAA3BBA" w14:textId="77777777" w:rsidR="00AC5EFD" w:rsidRPr="00E959B4" w:rsidRDefault="00AC5EFD" w:rsidP="00AC5EFD">
      <w:pPr>
        <w:rPr>
          <w:ins w:id="413" w:author="Roberto Goddard" w:date="2024-09-24T12:30:00Z" w16du:dateUtc="2024-09-24T17:30:00Z"/>
          <w:rFonts w:ascii="Calibri" w:eastAsia="Calibri" w:hAnsi="Calibri" w:cs="Calibri"/>
          <w:highlight w:val="yellow"/>
          <w:rPrChange w:id="414" w:author="Roberto Goddard" w:date="2024-09-24T14:30:00Z" w16du:dateUtc="2024-09-24T19:30:00Z">
            <w:rPr>
              <w:ins w:id="415" w:author="Roberto Goddard" w:date="2024-09-24T12:30:00Z" w16du:dateUtc="2024-09-24T17:30:00Z"/>
              <w:rFonts w:ascii="Calibri" w:eastAsia="Calibri" w:hAnsi="Calibri" w:cs="Calibri"/>
            </w:rPr>
          </w:rPrChange>
        </w:rPr>
      </w:pPr>
      <w:ins w:id="416" w:author="Roberto Goddard" w:date="2024-09-24T12:30:00Z" w16du:dateUtc="2024-09-24T17:30:00Z">
        <w:r w:rsidRPr="00E959B4">
          <w:rPr>
            <w:rFonts w:ascii="Calibri" w:eastAsia="Calibri" w:hAnsi="Calibri" w:cs="Calibri"/>
            <w:highlight w:val="yellow"/>
            <w:rPrChange w:id="417" w:author="Roberto Goddard" w:date="2024-09-24T14:30:00Z" w16du:dateUtc="2024-09-24T19:30:00Z">
              <w:rPr>
                <w:rFonts w:ascii="Calibri" w:eastAsia="Calibri" w:hAnsi="Calibri" w:cs="Calibri"/>
              </w:rPr>
            </w:rPrChange>
          </w:rPr>
          <w:t>Identificación de rutas críticas: Ayuda a identificar qué tareas son críticas para la finalización del proyecto a tiempo.</w:t>
        </w:r>
      </w:ins>
    </w:p>
    <w:p w14:paraId="09C22B2F" w14:textId="77777777" w:rsidR="00AC5EFD" w:rsidRPr="00E959B4" w:rsidRDefault="00AC5EFD" w:rsidP="00AC5EFD">
      <w:pPr>
        <w:rPr>
          <w:ins w:id="418" w:author="Roberto Goddard" w:date="2024-09-24T12:30:00Z" w16du:dateUtc="2024-09-24T17:30:00Z"/>
          <w:rFonts w:ascii="Calibri" w:eastAsia="Calibri" w:hAnsi="Calibri" w:cs="Calibri"/>
          <w:highlight w:val="yellow"/>
          <w:rPrChange w:id="419" w:author="Roberto Goddard" w:date="2024-09-24T14:30:00Z" w16du:dateUtc="2024-09-24T19:30:00Z">
            <w:rPr>
              <w:ins w:id="420" w:author="Roberto Goddard" w:date="2024-09-24T12:30:00Z" w16du:dateUtc="2024-09-24T17:30:00Z"/>
              <w:rFonts w:ascii="Calibri" w:eastAsia="Calibri" w:hAnsi="Calibri" w:cs="Calibri"/>
            </w:rPr>
          </w:rPrChange>
        </w:rPr>
      </w:pPr>
      <w:ins w:id="421" w:author="Roberto Goddard" w:date="2024-09-24T12:30:00Z" w16du:dateUtc="2024-09-24T17:30:00Z">
        <w:r w:rsidRPr="00E959B4">
          <w:rPr>
            <w:rFonts w:ascii="Calibri" w:eastAsia="Calibri" w:hAnsi="Calibri" w:cs="Calibri"/>
            <w:highlight w:val="yellow"/>
            <w:rPrChange w:id="422" w:author="Roberto Goddard" w:date="2024-09-24T14:30:00Z" w16du:dateUtc="2024-09-24T19:30:00Z">
              <w:rPr>
                <w:rFonts w:ascii="Calibri" w:eastAsia="Calibri" w:hAnsi="Calibri" w:cs="Calibri"/>
              </w:rPr>
            </w:rPrChange>
          </w:rPr>
          <w:t>Desventajas:</w:t>
        </w:r>
      </w:ins>
    </w:p>
    <w:p w14:paraId="78FF7107" w14:textId="77777777" w:rsidR="00AC5EFD" w:rsidRPr="00E959B4" w:rsidRDefault="00AC5EFD" w:rsidP="00AC5EFD">
      <w:pPr>
        <w:rPr>
          <w:ins w:id="423" w:author="Roberto Goddard" w:date="2024-09-24T12:30:00Z" w16du:dateUtc="2024-09-24T17:30:00Z"/>
          <w:rFonts w:ascii="Calibri" w:eastAsia="Calibri" w:hAnsi="Calibri" w:cs="Calibri"/>
          <w:highlight w:val="yellow"/>
          <w:rPrChange w:id="424" w:author="Roberto Goddard" w:date="2024-09-24T14:30:00Z" w16du:dateUtc="2024-09-24T19:30:00Z">
            <w:rPr>
              <w:ins w:id="425" w:author="Roberto Goddard" w:date="2024-09-24T12:30:00Z" w16du:dateUtc="2024-09-24T17:30:00Z"/>
              <w:rFonts w:ascii="Calibri" w:eastAsia="Calibri" w:hAnsi="Calibri" w:cs="Calibri"/>
            </w:rPr>
          </w:rPrChange>
        </w:rPr>
      </w:pPr>
    </w:p>
    <w:p w14:paraId="7AA01A44" w14:textId="77777777" w:rsidR="00AC5EFD" w:rsidRPr="00E959B4" w:rsidRDefault="00AC5EFD" w:rsidP="00AC5EFD">
      <w:pPr>
        <w:rPr>
          <w:ins w:id="426" w:author="Roberto Goddard" w:date="2024-09-24T12:30:00Z" w16du:dateUtc="2024-09-24T17:30:00Z"/>
          <w:rFonts w:ascii="Calibri" w:eastAsia="Calibri" w:hAnsi="Calibri" w:cs="Calibri"/>
          <w:highlight w:val="yellow"/>
          <w:rPrChange w:id="427" w:author="Roberto Goddard" w:date="2024-09-24T14:30:00Z" w16du:dateUtc="2024-09-24T19:30:00Z">
            <w:rPr>
              <w:ins w:id="428" w:author="Roberto Goddard" w:date="2024-09-24T12:30:00Z" w16du:dateUtc="2024-09-24T17:30:00Z"/>
              <w:rFonts w:ascii="Calibri" w:eastAsia="Calibri" w:hAnsi="Calibri" w:cs="Calibri"/>
            </w:rPr>
          </w:rPrChange>
        </w:rPr>
      </w:pPr>
      <w:ins w:id="429" w:author="Roberto Goddard" w:date="2024-09-24T12:30:00Z" w16du:dateUtc="2024-09-24T17:30:00Z">
        <w:r w:rsidRPr="00E959B4">
          <w:rPr>
            <w:rFonts w:ascii="Calibri" w:eastAsia="Calibri" w:hAnsi="Calibri" w:cs="Calibri"/>
            <w:highlight w:val="yellow"/>
            <w:rPrChange w:id="430" w:author="Roberto Goddard" w:date="2024-09-24T14:30:00Z" w16du:dateUtc="2024-09-24T19:30:00Z">
              <w:rPr>
                <w:rFonts w:ascii="Calibri" w:eastAsia="Calibri" w:hAnsi="Calibri" w:cs="Calibri"/>
              </w:rPr>
            </w:rPrChange>
          </w:rPr>
          <w:t>Complejidad: Puede ser difícil de manejar si no estás familiarizado con este tipo de herramienta o en proyectos muy grandes sin el software adecuado.</w:t>
        </w:r>
      </w:ins>
    </w:p>
    <w:p w14:paraId="6B1CA54D" w14:textId="77777777" w:rsidR="00AC5EFD" w:rsidRPr="00E959B4" w:rsidRDefault="00AC5EFD" w:rsidP="00AC5EFD">
      <w:pPr>
        <w:rPr>
          <w:ins w:id="431" w:author="Roberto Goddard" w:date="2024-09-24T12:30:00Z" w16du:dateUtc="2024-09-24T17:30:00Z"/>
          <w:rFonts w:ascii="Calibri" w:eastAsia="Calibri" w:hAnsi="Calibri" w:cs="Calibri"/>
          <w:highlight w:val="yellow"/>
          <w:rPrChange w:id="432" w:author="Roberto Goddard" w:date="2024-09-24T14:30:00Z" w16du:dateUtc="2024-09-24T19:30:00Z">
            <w:rPr>
              <w:ins w:id="433" w:author="Roberto Goddard" w:date="2024-09-24T12:30:00Z" w16du:dateUtc="2024-09-24T17:30:00Z"/>
              <w:rFonts w:ascii="Calibri" w:eastAsia="Calibri" w:hAnsi="Calibri" w:cs="Calibri"/>
            </w:rPr>
          </w:rPrChange>
        </w:rPr>
      </w:pPr>
      <w:ins w:id="434" w:author="Roberto Goddard" w:date="2024-09-24T12:30:00Z" w16du:dateUtc="2024-09-24T17:30:00Z">
        <w:r w:rsidRPr="00E959B4">
          <w:rPr>
            <w:rFonts w:ascii="Calibri" w:eastAsia="Calibri" w:hAnsi="Calibri" w:cs="Calibri"/>
            <w:highlight w:val="yellow"/>
            <w:rPrChange w:id="435" w:author="Roberto Goddard" w:date="2024-09-24T14:30:00Z" w16du:dateUtc="2024-09-24T19:30:00Z">
              <w:rPr>
                <w:rFonts w:ascii="Calibri" w:eastAsia="Calibri" w:hAnsi="Calibri" w:cs="Calibri"/>
              </w:rPr>
            </w:rPrChange>
          </w:rPr>
          <w:t xml:space="preserve">Requiere software: Aunque puedes hacerlo manualmente, usualmente es más fácil con herramientas específicas como Microsoft Project o software en línea como Trello, Asana o </w:t>
        </w:r>
        <w:proofErr w:type="spellStart"/>
        <w:r w:rsidRPr="00E959B4">
          <w:rPr>
            <w:rFonts w:ascii="Calibri" w:eastAsia="Calibri" w:hAnsi="Calibri" w:cs="Calibri"/>
            <w:highlight w:val="yellow"/>
            <w:rPrChange w:id="436" w:author="Roberto Goddard" w:date="2024-09-24T14:30:00Z" w16du:dateUtc="2024-09-24T19:30:00Z">
              <w:rPr>
                <w:rFonts w:ascii="Calibri" w:eastAsia="Calibri" w:hAnsi="Calibri" w:cs="Calibri"/>
              </w:rPr>
            </w:rPrChange>
          </w:rPr>
          <w:t>Monday</w:t>
        </w:r>
        <w:proofErr w:type="spellEnd"/>
        <w:r w:rsidRPr="00E959B4">
          <w:rPr>
            <w:rFonts w:ascii="Calibri" w:eastAsia="Calibri" w:hAnsi="Calibri" w:cs="Calibri"/>
            <w:highlight w:val="yellow"/>
            <w:rPrChange w:id="437" w:author="Roberto Goddard" w:date="2024-09-24T14:30:00Z" w16du:dateUtc="2024-09-24T19:30:00Z">
              <w:rPr>
                <w:rFonts w:ascii="Calibri" w:eastAsia="Calibri" w:hAnsi="Calibri" w:cs="Calibri"/>
              </w:rPr>
            </w:rPrChange>
          </w:rPr>
          <w:t>.</w:t>
        </w:r>
      </w:ins>
    </w:p>
    <w:p w14:paraId="44FE6BE4" w14:textId="77777777" w:rsidR="00AC5EFD" w:rsidRPr="00E959B4" w:rsidRDefault="00AC5EFD" w:rsidP="00AC5EFD">
      <w:pPr>
        <w:rPr>
          <w:ins w:id="438" w:author="Roberto Goddard" w:date="2024-09-24T12:30:00Z" w16du:dateUtc="2024-09-24T17:30:00Z"/>
          <w:rFonts w:ascii="Calibri" w:eastAsia="Calibri" w:hAnsi="Calibri" w:cs="Calibri"/>
          <w:highlight w:val="yellow"/>
          <w:rPrChange w:id="439" w:author="Roberto Goddard" w:date="2024-09-24T14:30:00Z" w16du:dateUtc="2024-09-24T19:30:00Z">
            <w:rPr>
              <w:ins w:id="440" w:author="Roberto Goddard" w:date="2024-09-24T12:30:00Z" w16du:dateUtc="2024-09-24T17:30:00Z"/>
              <w:rFonts w:ascii="Calibri" w:eastAsia="Calibri" w:hAnsi="Calibri" w:cs="Calibri"/>
            </w:rPr>
          </w:rPrChange>
        </w:rPr>
      </w:pPr>
      <w:proofErr w:type="gramStart"/>
      <w:ins w:id="441" w:author="Roberto Goddard" w:date="2024-09-24T12:30:00Z" w16du:dateUtc="2024-09-24T17:30:00Z">
        <w:r w:rsidRPr="00E959B4">
          <w:rPr>
            <w:rFonts w:ascii="Calibri" w:eastAsia="Calibri" w:hAnsi="Calibri" w:cs="Calibri"/>
            <w:highlight w:val="yellow"/>
            <w:rPrChange w:id="442" w:author="Roberto Goddard" w:date="2024-09-24T14:30:00Z" w16du:dateUtc="2024-09-24T19:30:00Z">
              <w:rPr>
                <w:rFonts w:ascii="Calibri" w:eastAsia="Calibri" w:hAnsi="Calibri" w:cs="Calibri"/>
              </w:rPr>
            </w:rPrChange>
          </w:rPr>
          <w:t>Cuándo</w:t>
        </w:r>
        <w:proofErr w:type="gramEnd"/>
        <w:r w:rsidRPr="00E959B4">
          <w:rPr>
            <w:rFonts w:ascii="Calibri" w:eastAsia="Calibri" w:hAnsi="Calibri" w:cs="Calibri"/>
            <w:highlight w:val="yellow"/>
            <w:rPrChange w:id="443" w:author="Roberto Goddard" w:date="2024-09-24T14:30:00Z" w16du:dateUtc="2024-09-24T19:30:00Z">
              <w:rPr>
                <w:rFonts w:ascii="Calibri" w:eastAsia="Calibri" w:hAnsi="Calibri" w:cs="Calibri"/>
              </w:rPr>
            </w:rPrChange>
          </w:rPr>
          <w:t xml:space="preserve"> usarlo:</w:t>
        </w:r>
      </w:ins>
    </w:p>
    <w:p w14:paraId="6F7DD979" w14:textId="77777777" w:rsidR="00AC5EFD" w:rsidRPr="00E959B4" w:rsidRDefault="00AC5EFD" w:rsidP="00AC5EFD">
      <w:pPr>
        <w:rPr>
          <w:ins w:id="444" w:author="Roberto Goddard" w:date="2024-09-24T12:30:00Z" w16du:dateUtc="2024-09-24T17:30:00Z"/>
          <w:rFonts w:ascii="Calibri" w:eastAsia="Calibri" w:hAnsi="Calibri" w:cs="Calibri"/>
          <w:highlight w:val="yellow"/>
          <w:rPrChange w:id="445" w:author="Roberto Goddard" w:date="2024-09-24T14:30:00Z" w16du:dateUtc="2024-09-24T19:30:00Z">
            <w:rPr>
              <w:ins w:id="446" w:author="Roberto Goddard" w:date="2024-09-24T12:30:00Z" w16du:dateUtc="2024-09-24T17:30:00Z"/>
              <w:rFonts w:ascii="Calibri" w:eastAsia="Calibri" w:hAnsi="Calibri" w:cs="Calibri"/>
            </w:rPr>
          </w:rPrChange>
        </w:rPr>
      </w:pPr>
    </w:p>
    <w:p w14:paraId="4A0CFA62" w14:textId="77777777" w:rsidR="00AC5EFD" w:rsidRPr="00E959B4" w:rsidRDefault="00AC5EFD" w:rsidP="00AC5EFD">
      <w:pPr>
        <w:rPr>
          <w:ins w:id="447" w:author="Roberto Goddard" w:date="2024-09-24T12:30:00Z" w16du:dateUtc="2024-09-24T17:30:00Z"/>
          <w:rFonts w:ascii="Calibri" w:eastAsia="Calibri" w:hAnsi="Calibri" w:cs="Calibri"/>
          <w:highlight w:val="yellow"/>
          <w:rPrChange w:id="448" w:author="Roberto Goddard" w:date="2024-09-24T14:30:00Z" w16du:dateUtc="2024-09-24T19:30:00Z">
            <w:rPr>
              <w:ins w:id="449" w:author="Roberto Goddard" w:date="2024-09-24T12:30:00Z" w16du:dateUtc="2024-09-24T17:30:00Z"/>
              <w:rFonts w:ascii="Calibri" w:eastAsia="Calibri" w:hAnsi="Calibri" w:cs="Calibri"/>
            </w:rPr>
          </w:rPrChange>
        </w:rPr>
      </w:pPr>
      <w:ins w:id="450" w:author="Roberto Goddard" w:date="2024-09-24T12:30:00Z" w16du:dateUtc="2024-09-24T17:30:00Z">
        <w:r w:rsidRPr="00E959B4">
          <w:rPr>
            <w:rFonts w:ascii="Calibri" w:eastAsia="Calibri" w:hAnsi="Calibri" w:cs="Calibri"/>
            <w:highlight w:val="yellow"/>
            <w:rPrChange w:id="451" w:author="Roberto Goddard" w:date="2024-09-24T14:30:00Z" w16du:dateUtc="2024-09-24T19:30:00Z">
              <w:rPr>
                <w:rFonts w:ascii="Calibri" w:eastAsia="Calibri" w:hAnsi="Calibri" w:cs="Calibri"/>
              </w:rPr>
            </w:rPrChange>
          </w:rPr>
          <w:t>Cuando el proyecto es más complejo y tiene muchas tareas o dependencias.</w:t>
        </w:r>
      </w:ins>
    </w:p>
    <w:p w14:paraId="6EEE4C27" w14:textId="77777777" w:rsidR="00AC5EFD" w:rsidRPr="00E959B4" w:rsidRDefault="00AC5EFD" w:rsidP="00AC5EFD">
      <w:pPr>
        <w:rPr>
          <w:ins w:id="452" w:author="Roberto Goddard" w:date="2024-09-24T12:30:00Z" w16du:dateUtc="2024-09-24T17:30:00Z"/>
          <w:rFonts w:ascii="Calibri" w:eastAsia="Calibri" w:hAnsi="Calibri" w:cs="Calibri"/>
          <w:highlight w:val="yellow"/>
          <w:rPrChange w:id="453" w:author="Roberto Goddard" w:date="2024-09-24T14:30:00Z" w16du:dateUtc="2024-09-24T19:30:00Z">
            <w:rPr>
              <w:ins w:id="454" w:author="Roberto Goddard" w:date="2024-09-24T12:30:00Z" w16du:dateUtc="2024-09-24T17:30:00Z"/>
              <w:rFonts w:ascii="Calibri" w:eastAsia="Calibri" w:hAnsi="Calibri" w:cs="Calibri"/>
            </w:rPr>
          </w:rPrChange>
        </w:rPr>
      </w:pPr>
      <w:ins w:id="455" w:author="Roberto Goddard" w:date="2024-09-24T12:30:00Z" w16du:dateUtc="2024-09-24T17:30:00Z">
        <w:r w:rsidRPr="00E959B4">
          <w:rPr>
            <w:rFonts w:ascii="Calibri" w:eastAsia="Calibri" w:hAnsi="Calibri" w:cs="Calibri"/>
            <w:highlight w:val="yellow"/>
            <w:rPrChange w:id="456" w:author="Roberto Goddard" w:date="2024-09-24T14:30:00Z" w16du:dateUtc="2024-09-24T19:30:00Z">
              <w:rPr>
                <w:rFonts w:ascii="Calibri" w:eastAsia="Calibri" w:hAnsi="Calibri" w:cs="Calibri"/>
              </w:rPr>
            </w:rPrChange>
          </w:rPr>
          <w:t>Si necesitas un seguimiento visual detallado del progreso.</w:t>
        </w:r>
      </w:ins>
    </w:p>
    <w:p w14:paraId="113E49D9" w14:textId="46EC6A1B" w:rsidR="00AC5EFD" w:rsidRDefault="00AC5EFD" w:rsidP="00AC5EFD">
      <w:pPr>
        <w:rPr>
          <w:ins w:id="457" w:author="Roberto Goddard" w:date="2024-09-24T12:30:00Z" w16du:dateUtc="2024-09-24T17:30:00Z"/>
          <w:rFonts w:ascii="Calibri" w:eastAsia="Calibri" w:hAnsi="Calibri" w:cs="Calibri"/>
        </w:rPr>
      </w:pPr>
      <w:ins w:id="458" w:author="Roberto Goddard" w:date="2024-09-24T12:30:00Z" w16du:dateUtc="2024-09-24T17:30:00Z">
        <w:r w:rsidRPr="00E959B4">
          <w:rPr>
            <w:rFonts w:ascii="Calibri" w:eastAsia="Calibri" w:hAnsi="Calibri" w:cs="Calibri"/>
            <w:highlight w:val="yellow"/>
            <w:rPrChange w:id="459" w:author="Roberto Goddard" w:date="2024-09-24T14:30:00Z" w16du:dateUtc="2024-09-24T19:30:00Z">
              <w:rPr>
                <w:rFonts w:ascii="Calibri" w:eastAsia="Calibri" w:hAnsi="Calibri" w:cs="Calibri"/>
              </w:rPr>
            </w:rPrChange>
          </w:rPr>
          <w:t>Cuando tienes acceso a herramientas de software que te permitan actualizar el diagrama fácilmente.</w:t>
        </w:r>
      </w:ins>
    </w:p>
    <w:p w14:paraId="2BEBDAAD" w14:textId="77777777" w:rsidR="00AC5EFD" w:rsidRDefault="00AC5EFD" w:rsidP="7B1402D4">
      <w:pPr>
        <w:rPr>
          <w:ins w:id="460" w:author="Roberto Goddard" w:date="2024-09-24T12:30:00Z" w16du:dateUtc="2024-09-24T17:30:00Z"/>
          <w:rFonts w:ascii="Calibri" w:eastAsia="Calibri" w:hAnsi="Calibri" w:cs="Calibri"/>
        </w:rPr>
      </w:pPr>
    </w:p>
    <w:p w14:paraId="58F99890" w14:textId="77777777" w:rsidR="00AC5EFD" w:rsidRDefault="00AC5EFD" w:rsidP="7B1402D4">
      <w:pPr>
        <w:rPr>
          <w:ins w:id="461" w:author="Roberto Goddard" w:date="2024-09-24T12:30:00Z" w16du:dateUtc="2024-09-24T17:30:00Z"/>
          <w:rFonts w:ascii="Calibri" w:eastAsia="Calibri" w:hAnsi="Calibri" w:cs="Calibri"/>
        </w:rPr>
      </w:pPr>
    </w:p>
    <w:p w14:paraId="76567D55" w14:textId="77777777" w:rsidR="00AC5EFD" w:rsidRDefault="00AC5EFD" w:rsidP="7B1402D4">
      <w:pPr>
        <w:rPr>
          <w:ins w:id="462" w:author="Roberto Goddard" w:date="2024-09-24T12:30:00Z" w16du:dateUtc="2024-09-24T17:30:00Z"/>
          <w:rFonts w:ascii="Calibri" w:eastAsia="Calibri" w:hAnsi="Calibri" w:cs="Calibri"/>
        </w:rPr>
      </w:pPr>
    </w:p>
    <w:p w14:paraId="5F02DACC" w14:textId="77777777" w:rsidR="00AC5EFD" w:rsidRDefault="00AC5EFD" w:rsidP="7B1402D4">
      <w:pPr>
        <w:rPr>
          <w:ins w:id="463" w:author="Roberto Goddard" w:date="2024-09-24T12:30:00Z" w16du:dateUtc="2024-09-24T17:30:00Z"/>
          <w:rFonts w:ascii="Calibri" w:eastAsia="Calibri" w:hAnsi="Calibri" w:cs="Calibri"/>
        </w:rPr>
      </w:pPr>
    </w:p>
    <w:p w14:paraId="0AF1494D" w14:textId="77777777" w:rsidR="00AC5EFD" w:rsidRDefault="00AC5EFD" w:rsidP="7B1402D4">
      <w:pPr>
        <w:rPr>
          <w:ins w:id="464" w:author="Roberto Goddard" w:date="2024-09-19T15:25:00Z"/>
          <w:rFonts w:ascii="Calibri" w:eastAsia="Calibri" w:hAnsi="Calibri" w:cs="Calibri"/>
        </w:rPr>
      </w:pPr>
    </w:p>
    <w:p w14:paraId="7AC80324" w14:textId="080F4441" w:rsidR="00C9754C" w:rsidRDefault="00A838C0" w:rsidP="7B1402D4">
      <w:pPr>
        <w:rPr>
          <w:ins w:id="465" w:author="Roberto Goddard" w:date="2024-09-19T15:25:00Z"/>
          <w:rFonts w:ascii="Calibri" w:eastAsia="Calibri" w:hAnsi="Calibri" w:cs="Calibri"/>
        </w:rPr>
      </w:pPr>
      <w:ins w:id="466" w:author="Roberto Goddard" w:date="2024-09-19T15:46:00Z">
        <w:r w:rsidRPr="00A838C0">
          <w:rPr>
            <w:rFonts w:ascii="Calibri" w:eastAsia="Calibri" w:hAnsi="Calibri" w:cs="Calibri"/>
            <w:noProof/>
          </w:rPr>
          <w:drawing>
            <wp:inline distT="0" distB="0" distL="0" distR="0" wp14:anchorId="4CBA2E14" wp14:editId="1AFDCBC2">
              <wp:extent cx="5612130" cy="33356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35655"/>
                      </a:xfrm>
                      <a:prstGeom prst="rect">
                        <a:avLst/>
                      </a:prstGeom>
                    </pic:spPr>
                  </pic:pic>
                </a:graphicData>
              </a:graphic>
            </wp:inline>
          </w:drawing>
        </w:r>
      </w:ins>
    </w:p>
    <w:p w14:paraId="65302B91" w14:textId="77777777" w:rsidR="00C9754C" w:rsidRPr="00C9754C" w:rsidRDefault="00C9754C" w:rsidP="00C9754C">
      <w:pPr>
        <w:rPr>
          <w:ins w:id="467" w:author="Roberto Goddard" w:date="2024-09-19T15:25:00Z"/>
          <w:rFonts w:ascii="Calibri" w:eastAsia="Calibri" w:hAnsi="Calibri" w:cs="Calibri"/>
        </w:rPr>
      </w:pPr>
    </w:p>
    <w:p w14:paraId="04043923" w14:textId="06EF6484" w:rsidR="00C9754C" w:rsidRPr="00C9754C" w:rsidRDefault="00C9754C" w:rsidP="00C9754C">
      <w:pPr>
        <w:rPr>
          <w:ins w:id="468" w:author="Roberto Goddard" w:date="2024-09-19T15:25:00Z"/>
          <w:rFonts w:ascii="Calibri" w:eastAsia="Calibri" w:hAnsi="Calibri" w:cs="Calibri"/>
        </w:rPr>
      </w:pPr>
      <w:ins w:id="469" w:author="Roberto Goddard" w:date="2024-09-19T15:25:00Z">
        <w:r w:rsidRPr="00C9754C">
          <w:rPr>
            <w:rFonts w:ascii="Calibri" w:eastAsia="Calibri" w:hAnsi="Calibri" w:cs="Calibri"/>
          </w:rPr>
          <w:t>Crear un cronograma para Facebook, Instagram y Twitter es una excelente manera de mantener una presencia consistente y efectiva en las redes sociales</w:t>
        </w:r>
      </w:ins>
      <w:ins w:id="470" w:author="Roberto Goddard" w:date="2024-09-19T15:26:00Z">
        <w:r w:rsidR="00C9344D">
          <w:rPr>
            <w:rFonts w:ascii="Calibri" w:eastAsia="Calibri" w:hAnsi="Calibri" w:cs="Calibri"/>
          </w:rPr>
          <w:t xml:space="preserve"> usando </w:t>
        </w:r>
        <w:proofErr w:type="spellStart"/>
        <w:r w:rsidR="00C9344D">
          <w:rPr>
            <w:rFonts w:ascii="Calibri" w:eastAsia="Calibri" w:hAnsi="Calibri" w:cs="Calibri"/>
          </w:rPr>
          <w:t>monday</w:t>
        </w:r>
      </w:ins>
      <w:proofErr w:type="spellEnd"/>
      <w:ins w:id="471" w:author="Roberto Goddard" w:date="2024-09-19T15:25:00Z">
        <w:r w:rsidRPr="00C9754C">
          <w:rPr>
            <w:rFonts w:ascii="Calibri" w:eastAsia="Calibri" w:hAnsi="Calibri" w:cs="Calibri"/>
          </w:rPr>
          <w:t xml:space="preserve">. </w:t>
        </w:r>
      </w:ins>
    </w:p>
    <w:p w14:paraId="27E35CB5" w14:textId="77777777" w:rsidR="00C9754C" w:rsidRDefault="00C9754C" w:rsidP="7B1402D4">
      <w:pPr>
        <w:rPr>
          <w:ins w:id="472" w:author="Roberto Goddard" w:date="2024-09-19T15:23:00Z"/>
          <w:rFonts w:ascii="Calibri" w:eastAsia="Calibri" w:hAnsi="Calibri" w:cs="Calibri"/>
        </w:rPr>
      </w:pPr>
    </w:p>
    <w:p w14:paraId="3040DAA6" w14:textId="77777777" w:rsidR="00387C45" w:rsidRDefault="00387C45" w:rsidP="00387C45">
      <w:pPr>
        <w:rPr>
          <w:ins w:id="473" w:author="Roberto Goddard" w:date="2024-09-19T15:29:00Z"/>
        </w:rPr>
      </w:pPr>
      <w:ins w:id="474" w:author="Roberto Goddard" w:date="2024-09-19T15:29:00Z">
        <w:r>
          <w:t>Semana 1: Planificación y Configuración</w:t>
        </w:r>
      </w:ins>
    </w:p>
    <w:p w14:paraId="4310CE53" w14:textId="77777777" w:rsidR="00387C45" w:rsidRDefault="00387C45" w:rsidP="00387C45">
      <w:pPr>
        <w:rPr>
          <w:ins w:id="475" w:author="Roberto Goddard" w:date="2024-09-19T15:29:00Z"/>
        </w:rPr>
      </w:pPr>
      <w:ins w:id="476" w:author="Roberto Goddard" w:date="2024-09-19T15:29:00Z">
        <w:r>
          <w:t>Día 1-2:</w:t>
        </w:r>
      </w:ins>
    </w:p>
    <w:p w14:paraId="76C80C95" w14:textId="77777777" w:rsidR="00387C45" w:rsidRDefault="00387C45" w:rsidP="00387C45">
      <w:pPr>
        <w:rPr>
          <w:ins w:id="477" w:author="Roberto Goddard" w:date="2024-09-19T15:29:00Z"/>
        </w:rPr>
      </w:pPr>
    </w:p>
    <w:p w14:paraId="7397A670" w14:textId="054B88AB" w:rsidR="00387C45" w:rsidRDefault="00387C45" w:rsidP="00387C45">
      <w:pPr>
        <w:rPr>
          <w:ins w:id="478" w:author="Roberto Goddard" w:date="2024-09-19T15:29:00Z"/>
        </w:rPr>
      </w:pPr>
      <w:ins w:id="479" w:author="Roberto Goddard" w:date="2024-09-19T15:29:00Z">
        <w:r>
          <w:t xml:space="preserve">Creación y optimización del perfil de </w:t>
        </w:r>
        <w:proofErr w:type="spellStart"/>
        <w:proofErr w:type="gramStart"/>
        <w:r>
          <w:t>Twitter,insta</w:t>
        </w:r>
        <w:proofErr w:type="spellEnd"/>
        <w:proofErr w:type="gramEnd"/>
        <w:r>
          <w:t xml:space="preserve"> y </w:t>
        </w:r>
        <w:proofErr w:type="spellStart"/>
        <w:r>
          <w:t>face</w:t>
        </w:r>
        <w:proofErr w:type="spellEnd"/>
        <w:r>
          <w:t xml:space="preserve"> (biografía, foto de perfil, banner, enlace a sitio web).</w:t>
        </w:r>
      </w:ins>
    </w:p>
    <w:p w14:paraId="1BD90FB3" w14:textId="77777777" w:rsidR="00387C45" w:rsidRDefault="00387C45" w:rsidP="00387C45">
      <w:pPr>
        <w:rPr>
          <w:ins w:id="480" w:author="Roberto Goddard" w:date="2024-09-19T15:29:00Z"/>
        </w:rPr>
      </w:pPr>
      <w:ins w:id="481" w:author="Roberto Goddard" w:date="2024-09-19T15:29:00Z">
        <w:r>
          <w:t xml:space="preserve">Investigación de hashtags relevantes y </w:t>
        </w:r>
        <w:proofErr w:type="spellStart"/>
        <w:r>
          <w:t>trending</w:t>
        </w:r>
        <w:proofErr w:type="spellEnd"/>
        <w:r>
          <w:t xml:space="preserve"> </w:t>
        </w:r>
        <w:proofErr w:type="spellStart"/>
        <w:r>
          <w:t>topics</w:t>
        </w:r>
        <w:proofErr w:type="spellEnd"/>
        <w:r>
          <w:t xml:space="preserve"> en tu sector.</w:t>
        </w:r>
      </w:ins>
    </w:p>
    <w:p w14:paraId="713C06FD" w14:textId="77777777" w:rsidR="00387C45" w:rsidRDefault="00387C45" w:rsidP="00387C45">
      <w:pPr>
        <w:rPr>
          <w:ins w:id="482" w:author="Roberto Goddard" w:date="2024-09-19T15:29:00Z"/>
        </w:rPr>
      </w:pPr>
      <w:ins w:id="483" w:author="Roberto Goddard" w:date="2024-09-19T15:29:00Z">
        <w:r>
          <w:t>Día 3-4:</w:t>
        </w:r>
      </w:ins>
    </w:p>
    <w:p w14:paraId="26E50442" w14:textId="77777777" w:rsidR="00387C45" w:rsidRDefault="00387C45" w:rsidP="00387C45">
      <w:pPr>
        <w:rPr>
          <w:ins w:id="484" w:author="Roberto Goddard" w:date="2024-09-19T15:29:00Z"/>
        </w:rPr>
      </w:pPr>
    </w:p>
    <w:p w14:paraId="3AE124A1" w14:textId="77777777" w:rsidR="00387C45" w:rsidRDefault="00387C45" w:rsidP="00387C45">
      <w:pPr>
        <w:rPr>
          <w:ins w:id="485" w:author="Roberto Goddard" w:date="2024-09-19T15:29:00Z"/>
        </w:rPr>
      </w:pPr>
      <w:ins w:id="486" w:author="Roberto Goddard" w:date="2024-09-19T15:29:00Z">
        <w:r>
          <w:t>Planificación de contenido semanal.</w:t>
        </w:r>
      </w:ins>
    </w:p>
    <w:p w14:paraId="6A47075B" w14:textId="77777777" w:rsidR="00387C45" w:rsidRDefault="00387C45" w:rsidP="00387C45">
      <w:pPr>
        <w:rPr>
          <w:ins w:id="487" w:author="Roberto Goddard" w:date="2024-09-19T15:29:00Z"/>
        </w:rPr>
      </w:pPr>
      <w:ins w:id="488" w:author="Roberto Goddard" w:date="2024-09-19T15:29:00Z">
        <w:r>
          <w:t xml:space="preserve">Definición de </w:t>
        </w:r>
        <w:proofErr w:type="spellStart"/>
        <w:r>
          <w:t>KPIs</w:t>
        </w:r>
        <w:proofErr w:type="spellEnd"/>
        <w:r>
          <w:t xml:space="preserve"> (seguidores, </w:t>
        </w:r>
        <w:proofErr w:type="spellStart"/>
        <w:r>
          <w:t>retweets</w:t>
        </w:r>
        <w:proofErr w:type="spellEnd"/>
        <w:r>
          <w:t xml:space="preserve">, </w:t>
        </w:r>
        <w:proofErr w:type="spellStart"/>
        <w:r>
          <w:t>engagement</w:t>
        </w:r>
        <w:proofErr w:type="spellEnd"/>
        <w:r>
          <w:t>, visitas al sitio web).</w:t>
        </w:r>
      </w:ins>
    </w:p>
    <w:p w14:paraId="41F22A37" w14:textId="77777777" w:rsidR="00387C45" w:rsidRDefault="00387C45" w:rsidP="00387C45">
      <w:pPr>
        <w:rPr>
          <w:ins w:id="489" w:author="Roberto Goddard" w:date="2024-09-19T15:29:00Z"/>
        </w:rPr>
      </w:pPr>
      <w:ins w:id="490" w:author="Roberto Goddard" w:date="2024-09-19T15:29:00Z">
        <w:r>
          <w:lastRenderedPageBreak/>
          <w:t>Día 5-6:</w:t>
        </w:r>
      </w:ins>
    </w:p>
    <w:p w14:paraId="024A5900" w14:textId="77777777" w:rsidR="00387C45" w:rsidRDefault="00387C45" w:rsidP="00387C45">
      <w:pPr>
        <w:rPr>
          <w:ins w:id="491" w:author="Roberto Goddard" w:date="2024-09-19T15:29:00Z"/>
        </w:rPr>
      </w:pPr>
    </w:p>
    <w:p w14:paraId="79450061" w14:textId="7B4EED3E" w:rsidR="00387C45" w:rsidRDefault="00387C45" w:rsidP="00387C45">
      <w:pPr>
        <w:rPr>
          <w:ins w:id="492" w:author="Roberto Goddard" w:date="2024-09-19T15:29:00Z"/>
        </w:rPr>
      </w:pPr>
      <w:ins w:id="493" w:author="Roberto Goddard" w:date="2024-09-19T15:29:00Z">
        <w:r>
          <w:t xml:space="preserve">Implementación de herramientas de análisis y monitoreo como Twitter </w:t>
        </w:r>
        <w:proofErr w:type="spellStart"/>
        <w:proofErr w:type="gramStart"/>
        <w:r>
          <w:t>Analytics</w:t>
        </w:r>
      </w:ins>
      <w:ins w:id="494" w:author="Roberto Goddard" w:date="2024-09-19T15:30:00Z">
        <w:r w:rsidR="00D43949">
          <w:t>,Meta</w:t>
        </w:r>
        <w:proofErr w:type="spellEnd"/>
        <w:proofErr w:type="gramEnd"/>
        <w:r w:rsidR="00D43949">
          <w:t xml:space="preserve">, social </w:t>
        </w:r>
        <w:proofErr w:type="spellStart"/>
        <w:r w:rsidR="00D43949">
          <w:t>blade</w:t>
        </w:r>
      </w:ins>
      <w:proofErr w:type="spellEnd"/>
      <w:ins w:id="495" w:author="Roberto Goddard" w:date="2024-09-19T15:29:00Z">
        <w:r>
          <w:t>.</w:t>
        </w:r>
      </w:ins>
    </w:p>
    <w:p w14:paraId="672C8FF6" w14:textId="77777777" w:rsidR="00387C45" w:rsidRDefault="00387C45" w:rsidP="00387C45">
      <w:pPr>
        <w:rPr>
          <w:ins w:id="496" w:author="Roberto Goddard" w:date="2024-09-19T15:29:00Z"/>
        </w:rPr>
      </w:pPr>
      <w:ins w:id="497" w:author="Roberto Goddard" w:date="2024-09-19T15:29:00Z">
        <w:r>
          <w:t>Establecer un plan para responder a preguntas frecuentes y atención al cliente.</w:t>
        </w:r>
      </w:ins>
    </w:p>
    <w:p w14:paraId="339BB18D" w14:textId="77777777" w:rsidR="00387C45" w:rsidRDefault="00387C45" w:rsidP="00387C45">
      <w:pPr>
        <w:rPr>
          <w:ins w:id="498" w:author="Roberto Goddard" w:date="2024-09-19T15:29:00Z"/>
        </w:rPr>
      </w:pPr>
      <w:ins w:id="499" w:author="Roberto Goddard" w:date="2024-09-19T15:29:00Z">
        <w:r>
          <w:t>Semana 2: Contenidos y Publicación</w:t>
        </w:r>
      </w:ins>
    </w:p>
    <w:p w14:paraId="76F73840" w14:textId="77777777" w:rsidR="00387C45" w:rsidRDefault="00387C45" w:rsidP="00387C45">
      <w:pPr>
        <w:rPr>
          <w:ins w:id="500" w:author="Roberto Goddard" w:date="2024-09-19T15:29:00Z"/>
        </w:rPr>
      </w:pPr>
      <w:ins w:id="501" w:author="Roberto Goddard" w:date="2024-09-19T15:29:00Z">
        <w:r>
          <w:t>Día 7-10:</w:t>
        </w:r>
      </w:ins>
    </w:p>
    <w:p w14:paraId="0535DAC7" w14:textId="77777777" w:rsidR="00387C45" w:rsidRDefault="00387C45" w:rsidP="00387C45">
      <w:pPr>
        <w:rPr>
          <w:ins w:id="502" w:author="Roberto Goddard" w:date="2024-09-19T15:29:00Z"/>
        </w:rPr>
      </w:pPr>
    </w:p>
    <w:p w14:paraId="7E16AA94" w14:textId="77777777" w:rsidR="00387C45" w:rsidRDefault="00387C45" w:rsidP="00387C45">
      <w:pPr>
        <w:rPr>
          <w:ins w:id="503" w:author="Roberto Goddard" w:date="2024-09-19T15:29:00Z"/>
        </w:rPr>
      </w:pPr>
      <w:ins w:id="504" w:author="Roberto Goddard" w:date="2024-09-19T15:29:00Z">
        <w:r>
          <w:t>Inicio de las publicaciones diarias (contenidos relevantes, noticias del sector, promociones).</w:t>
        </w:r>
      </w:ins>
    </w:p>
    <w:p w14:paraId="469AE900" w14:textId="77777777" w:rsidR="00387C45" w:rsidRDefault="00387C45" w:rsidP="00387C45">
      <w:pPr>
        <w:rPr>
          <w:ins w:id="505" w:author="Roberto Goddard" w:date="2024-09-19T15:30:00Z"/>
        </w:rPr>
      </w:pPr>
      <w:ins w:id="506" w:author="Roberto Goddard" w:date="2024-09-19T15:29:00Z">
        <w:r>
          <w:t xml:space="preserve">Usar Twitter </w:t>
        </w:r>
        <w:proofErr w:type="spellStart"/>
        <w:r>
          <w:t>Ads</w:t>
        </w:r>
        <w:proofErr w:type="spellEnd"/>
        <w:r>
          <w:t xml:space="preserve"> </w:t>
        </w:r>
        <w:bookmarkStart w:id="507" w:name="_Hlk177652311"/>
        <w:r>
          <w:t>para promocionar contenido relevante.</w:t>
        </w:r>
      </w:ins>
      <w:bookmarkEnd w:id="507"/>
    </w:p>
    <w:p w14:paraId="24320867" w14:textId="73144C03" w:rsidR="00536A45" w:rsidRDefault="00536A45" w:rsidP="00387C45">
      <w:pPr>
        <w:rPr>
          <w:ins w:id="508" w:author="Roberto Goddard" w:date="2024-09-19T15:29:00Z"/>
        </w:rPr>
      </w:pPr>
      <w:ins w:id="509" w:author="Roberto Goddard" w:date="2024-09-19T15:30:00Z">
        <w:r>
          <w:t xml:space="preserve">Usar </w:t>
        </w:r>
      </w:ins>
      <w:ins w:id="510" w:author="Roberto Goddard" w:date="2024-09-19T15:31:00Z">
        <w:r>
          <w:t xml:space="preserve">Meta </w:t>
        </w:r>
        <w:proofErr w:type="spellStart"/>
        <w:r>
          <w:t>Ads</w:t>
        </w:r>
        <w:proofErr w:type="spellEnd"/>
        <w:r>
          <w:t xml:space="preserve"> </w:t>
        </w:r>
        <w:r w:rsidRPr="00536A45">
          <w:t>para promocionar contenido relevante.</w:t>
        </w:r>
      </w:ins>
    </w:p>
    <w:p w14:paraId="3FE97AF1" w14:textId="77777777" w:rsidR="00387C45" w:rsidRDefault="00387C45" w:rsidP="00387C45">
      <w:pPr>
        <w:rPr>
          <w:ins w:id="511" w:author="Roberto Goddard" w:date="2024-09-19T15:29:00Z"/>
        </w:rPr>
      </w:pPr>
      <w:ins w:id="512" w:author="Roberto Goddard" w:date="2024-09-19T15:29:00Z">
        <w:r>
          <w:t>Día 11-12:</w:t>
        </w:r>
      </w:ins>
    </w:p>
    <w:p w14:paraId="7B1E5680" w14:textId="77777777" w:rsidR="00387C45" w:rsidRDefault="00387C45" w:rsidP="00387C45">
      <w:pPr>
        <w:rPr>
          <w:ins w:id="513" w:author="Roberto Goddard" w:date="2024-09-19T15:29:00Z"/>
        </w:rPr>
      </w:pPr>
    </w:p>
    <w:p w14:paraId="55E95C5E" w14:textId="77777777" w:rsidR="00387C45" w:rsidRDefault="00387C45" w:rsidP="00387C45">
      <w:pPr>
        <w:rPr>
          <w:ins w:id="514" w:author="Roberto Goddard" w:date="2024-09-19T15:29:00Z"/>
        </w:rPr>
      </w:pPr>
      <w:ins w:id="515" w:author="Roberto Goddard" w:date="2024-09-19T15:29:00Z">
        <w:r>
          <w:t>Organizar un concurso o promoción.</w:t>
        </w:r>
      </w:ins>
    </w:p>
    <w:p w14:paraId="55B47DE8" w14:textId="77777777" w:rsidR="00387C45" w:rsidRDefault="00387C45" w:rsidP="00387C45">
      <w:pPr>
        <w:rPr>
          <w:ins w:id="516" w:author="Roberto Goddard" w:date="2024-09-19T15:29:00Z"/>
        </w:rPr>
      </w:pPr>
      <w:ins w:id="517" w:author="Roberto Goddard" w:date="2024-09-19T15:29:00Z">
        <w:r>
          <w:t>Día 13-14:</w:t>
        </w:r>
      </w:ins>
    </w:p>
    <w:p w14:paraId="084F18CF" w14:textId="77777777" w:rsidR="00387C45" w:rsidRDefault="00387C45" w:rsidP="00387C45">
      <w:pPr>
        <w:rPr>
          <w:ins w:id="518" w:author="Roberto Goddard" w:date="2024-09-19T15:29:00Z"/>
        </w:rPr>
      </w:pPr>
    </w:p>
    <w:p w14:paraId="5D776369" w14:textId="77777777" w:rsidR="00387C45" w:rsidRDefault="00387C45" w:rsidP="00387C45">
      <w:pPr>
        <w:rPr>
          <w:ins w:id="519" w:author="Roberto Goddard" w:date="2024-09-19T15:29:00Z"/>
        </w:rPr>
      </w:pPr>
      <w:ins w:id="520" w:author="Roberto Goddard" w:date="2024-09-19T15:29:00Z">
        <w:r>
          <w:t xml:space="preserve">Monitoreo de interacciones y </w:t>
        </w:r>
        <w:proofErr w:type="spellStart"/>
        <w:r>
          <w:t>engagement</w:t>
        </w:r>
        <w:proofErr w:type="spellEnd"/>
        <w:r>
          <w:t xml:space="preserve"> en tiempo real.</w:t>
        </w:r>
      </w:ins>
    </w:p>
    <w:p w14:paraId="482DA569" w14:textId="77777777" w:rsidR="00387C45" w:rsidRDefault="00387C45" w:rsidP="00387C45">
      <w:pPr>
        <w:rPr>
          <w:ins w:id="521" w:author="Roberto Goddard" w:date="2024-09-19T15:29:00Z"/>
        </w:rPr>
      </w:pPr>
      <w:ins w:id="522" w:author="Roberto Goddard" w:date="2024-09-19T15:29:00Z">
        <w:r>
          <w:t>Ajustar publicaciones y horarios según el comportamiento de la audiencia.</w:t>
        </w:r>
      </w:ins>
    </w:p>
    <w:p w14:paraId="1A2F8710" w14:textId="77777777" w:rsidR="00387C45" w:rsidRDefault="00387C45" w:rsidP="00387C45">
      <w:pPr>
        <w:rPr>
          <w:ins w:id="523" w:author="Roberto Goddard" w:date="2024-09-19T15:29:00Z"/>
        </w:rPr>
      </w:pPr>
      <w:ins w:id="524" w:author="Roberto Goddard" w:date="2024-09-19T15:29:00Z">
        <w:r>
          <w:t>Semana 3: Evaluación y Optimización</w:t>
        </w:r>
      </w:ins>
    </w:p>
    <w:p w14:paraId="2C5D2317" w14:textId="77777777" w:rsidR="00387C45" w:rsidRDefault="00387C45" w:rsidP="00387C45">
      <w:pPr>
        <w:rPr>
          <w:ins w:id="525" w:author="Roberto Goddard" w:date="2024-09-19T15:29:00Z"/>
        </w:rPr>
      </w:pPr>
      <w:ins w:id="526" w:author="Roberto Goddard" w:date="2024-09-19T15:29:00Z">
        <w:r>
          <w:t>Día 15-17:</w:t>
        </w:r>
      </w:ins>
    </w:p>
    <w:p w14:paraId="0C17FEA1" w14:textId="77777777" w:rsidR="00387C45" w:rsidRDefault="00387C45" w:rsidP="00387C45">
      <w:pPr>
        <w:rPr>
          <w:ins w:id="527" w:author="Roberto Goddard" w:date="2024-09-19T15:29:00Z"/>
        </w:rPr>
      </w:pPr>
    </w:p>
    <w:p w14:paraId="0F900EBA" w14:textId="53C7C2F4" w:rsidR="00387C45" w:rsidRDefault="00387C45" w:rsidP="00387C45">
      <w:pPr>
        <w:rPr>
          <w:ins w:id="528" w:author="Roberto Goddard" w:date="2024-09-19T15:29:00Z"/>
        </w:rPr>
      </w:pPr>
      <w:ins w:id="529" w:author="Roberto Goddard" w:date="2024-09-19T15:29:00Z">
        <w:r>
          <w:t xml:space="preserve">Analizar el rendimiento de la primera semana usando Twitter </w:t>
        </w:r>
        <w:bookmarkStart w:id="530" w:name="_Hlk177652374"/>
        <w:proofErr w:type="spellStart"/>
        <w:r>
          <w:t>Analytics</w:t>
        </w:r>
      </w:ins>
      <w:bookmarkEnd w:id="530"/>
      <w:proofErr w:type="spellEnd"/>
      <w:ins w:id="531" w:author="Roberto Goddard" w:date="2024-09-19T15:32:00Z">
        <w:r w:rsidR="00536A45">
          <w:t>, Meta</w:t>
        </w:r>
        <w:r w:rsidR="00143A2A">
          <w:t xml:space="preserve"> </w:t>
        </w:r>
        <w:proofErr w:type="spellStart"/>
        <w:r w:rsidR="00143A2A" w:rsidRPr="00143A2A">
          <w:t>Analytics</w:t>
        </w:r>
      </w:ins>
      <w:proofErr w:type="spellEnd"/>
      <w:ins w:id="532" w:author="Roberto Goddard" w:date="2024-09-19T15:29:00Z">
        <w:r>
          <w:t xml:space="preserve"> (interacción, </w:t>
        </w:r>
        <w:proofErr w:type="spellStart"/>
        <w:r>
          <w:t>retweets</w:t>
        </w:r>
        <w:proofErr w:type="spellEnd"/>
        <w:r>
          <w:t>, menciones).</w:t>
        </w:r>
      </w:ins>
    </w:p>
    <w:p w14:paraId="2491BDCE" w14:textId="77777777" w:rsidR="00387C45" w:rsidRDefault="00387C45" w:rsidP="00387C45">
      <w:pPr>
        <w:rPr>
          <w:ins w:id="533" w:author="Roberto Goddard" w:date="2024-09-19T15:29:00Z"/>
        </w:rPr>
      </w:pPr>
      <w:ins w:id="534" w:author="Roberto Goddard" w:date="2024-09-19T15:29:00Z">
        <w:r>
          <w:t>Ajustar la estrategia según los resultados.</w:t>
        </w:r>
      </w:ins>
    </w:p>
    <w:p w14:paraId="062B3F36" w14:textId="77777777" w:rsidR="00387C45" w:rsidRDefault="00387C45" w:rsidP="00387C45">
      <w:pPr>
        <w:rPr>
          <w:ins w:id="535" w:author="Roberto Goddard" w:date="2024-09-19T15:29:00Z"/>
        </w:rPr>
      </w:pPr>
      <w:ins w:id="536" w:author="Roberto Goddard" w:date="2024-09-19T15:29:00Z">
        <w:r>
          <w:t>Día 18-20:</w:t>
        </w:r>
      </w:ins>
    </w:p>
    <w:p w14:paraId="4424B702" w14:textId="77777777" w:rsidR="00387C45" w:rsidRDefault="00387C45" w:rsidP="00387C45">
      <w:pPr>
        <w:rPr>
          <w:ins w:id="537" w:author="Roberto Goddard" w:date="2024-09-19T15:29:00Z"/>
        </w:rPr>
      </w:pPr>
    </w:p>
    <w:p w14:paraId="58C01FD6" w14:textId="27D9E63C" w:rsidR="007D4922" w:rsidRDefault="00387C45" w:rsidP="00387C45">
      <w:pPr>
        <w:rPr>
          <w:ins w:id="538" w:author="Roberto Goddard" w:date="2024-09-19T15:33:00Z"/>
        </w:rPr>
      </w:pPr>
      <w:ins w:id="539" w:author="Roberto Goddard" w:date="2024-09-19T15:29:00Z">
        <w:r>
          <w:t xml:space="preserve">Lanzar una nueva campaña publicitaria con Twitter </w:t>
        </w:r>
        <w:proofErr w:type="spellStart"/>
        <w:r>
          <w:t>Ads</w:t>
        </w:r>
        <w:proofErr w:type="spellEnd"/>
        <w:r>
          <w:t xml:space="preserve"> basada en los datos recopilados.</w:t>
        </w:r>
      </w:ins>
    </w:p>
    <w:p w14:paraId="14039E59" w14:textId="22336C4F" w:rsidR="007D4922" w:rsidRDefault="007D4922" w:rsidP="00387C45">
      <w:pPr>
        <w:rPr>
          <w:ins w:id="540" w:author="Roberto Goddard" w:date="2024-09-19T15:29:00Z"/>
        </w:rPr>
      </w:pPr>
      <w:ins w:id="541" w:author="Roberto Goddard" w:date="2024-09-19T15:33:00Z">
        <w:r w:rsidRPr="007D4922">
          <w:t>Lanzar una nueva campaña publicitaria con</w:t>
        </w:r>
        <w:r>
          <w:t xml:space="preserve"> </w:t>
        </w:r>
      </w:ins>
      <w:ins w:id="542" w:author="Roberto Goddard" w:date="2024-09-19T15:34:00Z">
        <w:r>
          <w:t>Meta</w:t>
        </w:r>
      </w:ins>
      <w:ins w:id="543" w:author="Roberto Goddard" w:date="2024-09-19T15:33:00Z">
        <w:r w:rsidRPr="007D4922">
          <w:t xml:space="preserve"> </w:t>
        </w:r>
        <w:proofErr w:type="spellStart"/>
        <w:r w:rsidRPr="007D4922">
          <w:t>Ads</w:t>
        </w:r>
        <w:proofErr w:type="spellEnd"/>
        <w:r w:rsidRPr="007D4922">
          <w:t xml:space="preserve"> basada en los datos recopilados.</w:t>
        </w:r>
      </w:ins>
    </w:p>
    <w:p w14:paraId="09CC2EB6" w14:textId="77777777" w:rsidR="00387C45" w:rsidRDefault="00387C45" w:rsidP="00387C45">
      <w:pPr>
        <w:rPr>
          <w:ins w:id="544" w:author="Roberto Goddard" w:date="2024-09-19T15:29:00Z"/>
        </w:rPr>
      </w:pPr>
      <w:ins w:id="545" w:author="Roberto Goddard" w:date="2024-09-19T15:29:00Z">
        <w:r>
          <w:t xml:space="preserve">Implementar </w:t>
        </w:r>
        <w:proofErr w:type="spellStart"/>
        <w:r>
          <w:t>bots</w:t>
        </w:r>
        <w:proofErr w:type="spellEnd"/>
        <w:r>
          <w:t xml:space="preserve"> para la gestión de respuestas automáticas si es necesario.</w:t>
        </w:r>
      </w:ins>
    </w:p>
    <w:p w14:paraId="7928AA32" w14:textId="77777777" w:rsidR="00387C45" w:rsidRDefault="00387C45" w:rsidP="00387C45">
      <w:pPr>
        <w:rPr>
          <w:ins w:id="546" w:author="Roberto Goddard" w:date="2024-09-19T15:29:00Z"/>
        </w:rPr>
      </w:pPr>
      <w:ins w:id="547" w:author="Roberto Goddard" w:date="2024-09-19T15:29:00Z">
        <w:r>
          <w:t>Día 21:</w:t>
        </w:r>
      </w:ins>
    </w:p>
    <w:p w14:paraId="28163534" w14:textId="77777777" w:rsidR="00387C45" w:rsidRDefault="00387C45" w:rsidP="00387C45">
      <w:pPr>
        <w:rPr>
          <w:ins w:id="548" w:author="Roberto Goddard" w:date="2024-09-19T15:29:00Z"/>
        </w:rPr>
      </w:pPr>
    </w:p>
    <w:p w14:paraId="7703DB3D" w14:textId="77777777" w:rsidR="00387C45" w:rsidRDefault="00387C45" w:rsidP="00387C45">
      <w:pPr>
        <w:rPr>
          <w:ins w:id="549" w:author="Roberto Goddard" w:date="2024-09-19T15:29:00Z"/>
        </w:rPr>
      </w:pPr>
      <w:ins w:id="550" w:author="Roberto Goddard" w:date="2024-09-19T15:29:00Z">
        <w:r>
          <w:t xml:space="preserve">Planificación de una campaña de </w:t>
        </w:r>
        <w:proofErr w:type="spellStart"/>
        <w:r>
          <w:t>trending</w:t>
        </w:r>
        <w:proofErr w:type="spellEnd"/>
        <w:r>
          <w:t xml:space="preserve"> </w:t>
        </w:r>
        <w:proofErr w:type="spellStart"/>
        <w:r>
          <w:t>topics</w:t>
        </w:r>
        <w:proofErr w:type="spellEnd"/>
        <w:r>
          <w:t xml:space="preserve"> o eventos en vivo para la próxima semana.</w:t>
        </w:r>
      </w:ins>
    </w:p>
    <w:p w14:paraId="69FE9AB5" w14:textId="77777777" w:rsidR="00387C45" w:rsidRDefault="00387C45" w:rsidP="00387C45">
      <w:pPr>
        <w:rPr>
          <w:ins w:id="551" w:author="Roberto Goddard" w:date="2024-09-19T15:29:00Z"/>
        </w:rPr>
      </w:pPr>
      <w:ins w:id="552" w:author="Roberto Goddard" w:date="2024-09-19T15:29:00Z">
        <w:r>
          <w:t>Semana 4: Ajustes Finales y Crecimiento</w:t>
        </w:r>
      </w:ins>
    </w:p>
    <w:p w14:paraId="67821327" w14:textId="77777777" w:rsidR="00387C45" w:rsidRDefault="00387C45" w:rsidP="00387C45">
      <w:pPr>
        <w:rPr>
          <w:ins w:id="553" w:author="Roberto Goddard" w:date="2024-09-19T15:29:00Z"/>
        </w:rPr>
      </w:pPr>
      <w:ins w:id="554" w:author="Roberto Goddard" w:date="2024-09-19T15:29:00Z">
        <w:r>
          <w:t>Día 22-24:</w:t>
        </w:r>
      </w:ins>
    </w:p>
    <w:p w14:paraId="0425B39C" w14:textId="77777777" w:rsidR="00387C45" w:rsidRDefault="00387C45" w:rsidP="00387C45">
      <w:pPr>
        <w:rPr>
          <w:ins w:id="555" w:author="Roberto Goddard" w:date="2024-09-19T15:29:00Z"/>
        </w:rPr>
      </w:pPr>
    </w:p>
    <w:p w14:paraId="3568257D" w14:textId="77777777" w:rsidR="00387C45" w:rsidRDefault="00387C45" w:rsidP="00387C45">
      <w:pPr>
        <w:rPr>
          <w:ins w:id="556" w:author="Roberto Goddard" w:date="2024-09-19T15:29:00Z"/>
        </w:rPr>
      </w:pPr>
      <w:ins w:id="557" w:author="Roberto Goddard" w:date="2024-09-19T15:29:00Z">
        <w:r>
          <w:t>Publicar contenido adicional basado en las mejores prácticas detectadas.</w:t>
        </w:r>
      </w:ins>
    </w:p>
    <w:p w14:paraId="777300A0" w14:textId="77777777" w:rsidR="00387C45" w:rsidRDefault="00387C45" w:rsidP="00387C45">
      <w:pPr>
        <w:rPr>
          <w:ins w:id="558" w:author="Roberto Goddard" w:date="2024-09-19T15:29:00Z"/>
        </w:rPr>
      </w:pPr>
      <w:ins w:id="559" w:author="Roberto Goddard" w:date="2024-09-19T15:29:00Z">
        <w:r>
          <w:t>Realizar pruebas A/B con diferentes tipos de publicaciones (imágenes, videos, encuestas).</w:t>
        </w:r>
      </w:ins>
    </w:p>
    <w:p w14:paraId="11EC00A0" w14:textId="77777777" w:rsidR="00387C45" w:rsidRDefault="00387C45" w:rsidP="00387C45">
      <w:pPr>
        <w:rPr>
          <w:ins w:id="560" w:author="Roberto Goddard" w:date="2024-09-19T15:29:00Z"/>
        </w:rPr>
      </w:pPr>
      <w:ins w:id="561" w:author="Roberto Goddard" w:date="2024-09-19T15:29:00Z">
        <w:r>
          <w:t>Día 25-27:</w:t>
        </w:r>
      </w:ins>
    </w:p>
    <w:p w14:paraId="25E0AF67" w14:textId="77777777" w:rsidR="00387C45" w:rsidRDefault="00387C45" w:rsidP="00387C45">
      <w:pPr>
        <w:rPr>
          <w:ins w:id="562" w:author="Roberto Goddard" w:date="2024-09-19T15:29:00Z"/>
        </w:rPr>
      </w:pPr>
    </w:p>
    <w:p w14:paraId="37B5BB84" w14:textId="77777777" w:rsidR="00387C45" w:rsidRDefault="00387C45" w:rsidP="00387C45">
      <w:pPr>
        <w:rPr>
          <w:ins w:id="563" w:author="Roberto Goddard" w:date="2024-09-19T15:29:00Z"/>
        </w:rPr>
      </w:pPr>
      <w:ins w:id="564" w:author="Roberto Goddard" w:date="2024-09-19T15:29:00Z">
        <w:r>
          <w:t>Monitorear el uso de los hashtags y temas populares.</w:t>
        </w:r>
      </w:ins>
    </w:p>
    <w:p w14:paraId="51E77A2A" w14:textId="641B8AC8" w:rsidR="00387C45" w:rsidRDefault="00387C45" w:rsidP="00387C45">
      <w:pPr>
        <w:rPr>
          <w:ins w:id="565" w:author="Roberto Goddard" w:date="2024-09-19T15:29:00Z"/>
        </w:rPr>
      </w:pPr>
      <w:ins w:id="566" w:author="Roberto Goddard" w:date="2024-09-19T15:29:00Z">
        <w:r>
          <w:t xml:space="preserve">Colaborar </w:t>
        </w:r>
      </w:ins>
      <w:ins w:id="567" w:author="Roberto Goddard" w:date="2024-09-19T15:34:00Z">
        <w:r w:rsidR="00233FF7">
          <w:t>c</w:t>
        </w:r>
      </w:ins>
      <w:ins w:id="568" w:author="Roberto Goddard" w:date="2024-09-19T15:29:00Z">
        <w:r>
          <w:t>o</w:t>
        </w:r>
      </w:ins>
      <w:ins w:id="569" w:author="Roberto Goddard" w:date="2024-09-19T15:34:00Z">
        <w:r w:rsidR="00233FF7">
          <w:t>n</w:t>
        </w:r>
      </w:ins>
      <w:ins w:id="570" w:author="Roberto Goddard" w:date="2024-09-19T15:29:00Z">
        <w:r>
          <w:t xml:space="preserve"> </w:t>
        </w:r>
      </w:ins>
      <w:ins w:id="571" w:author="Roberto Goddard" w:date="2024-09-19T15:34:00Z">
        <w:r w:rsidR="00233FF7">
          <w:t>grupos</w:t>
        </w:r>
      </w:ins>
      <w:ins w:id="572" w:author="Roberto Goddard" w:date="2024-09-19T15:29:00Z">
        <w:r>
          <w:t xml:space="preserve"> asociadas.</w:t>
        </w:r>
      </w:ins>
    </w:p>
    <w:p w14:paraId="3846747A" w14:textId="77777777" w:rsidR="00387C45" w:rsidRDefault="00387C45" w:rsidP="00387C45">
      <w:pPr>
        <w:rPr>
          <w:ins w:id="573" w:author="Roberto Goddard" w:date="2024-09-19T15:29:00Z"/>
        </w:rPr>
      </w:pPr>
      <w:ins w:id="574" w:author="Roberto Goddard" w:date="2024-09-19T15:29:00Z">
        <w:r>
          <w:t>Día 28:</w:t>
        </w:r>
      </w:ins>
    </w:p>
    <w:p w14:paraId="01EF3049" w14:textId="77777777" w:rsidR="00387C45" w:rsidRDefault="00387C45" w:rsidP="00387C45">
      <w:pPr>
        <w:rPr>
          <w:ins w:id="575" w:author="Roberto Goddard" w:date="2024-09-19T15:29:00Z"/>
        </w:rPr>
      </w:pPr>
    </w:p>
    <w:p w14:paraId="501C0A54" w14:textId="77777777" w:rsidR="00387C45" w:rsidRDefault="00387C45" w:rsidP="00387C45">
      <w:pPr>
        <w:rPr>
          <w:ins w:id="576" w:author="Roberto Goddard" w:date="2024-09-19T15:29:00Z"/>
        </w:rPr>
      </w:pPr>
      <w:ins w:id="577" w:author="Roberto Goddard" w:date="2024-09-19T15:29:00Z">
        <w:r>
          <w:t>Revisar resultados mensuales y ajustar la estrategia para el siguiente mes.</w:t>
        </w:r>
      </w:ins>
    </w:p>
    <w:p w14:paraId="5EC51FFE" w14:textId="77777777" w:rsidR="00387C45" w:rsidRDefault="00387C45" w:rsidP="00387C45">
      <w:pPr>
        <w:rPr>
          <w:ins w:id="578" w:author="Roberto Goddard" w:date="2024-09-19T15:29:00Z"/>
        </w:rPr>
      </w:pPr>
      <w:ins w:id="579" w:author="Roberto Goddard" w:date="2024-09-19T15:29:00Z">
        <w:r>
          <w:t>Mensual: Análisis Continuo</w:t>
        </w:r>
      </w:ins>
    </w:p>
    <w:p w14:paraId="4B693E32" w14:textId="77777777" w:rsidR="00387C45" w:rsidRDefault="00387C45" w:rsidP="00387C45">
      <w:pPr>
        <w:rPr>
          <w:ins w:id="580" w:author="Roberto Goddard" w:date="2024-09-19T15:29:00Z"/>
        </w:rPr>
      </w:pPr>
      <w:ins w:id="581" w:author="Roberto Goddard" w:date="2024-09-19T15:29:00Z">
        <w:r>
          <w:t xml:space="preserve">Revisión de </w:t>
        </w:r>
        <w:proofErr w:type="spellStart"/>
        <w:r>
          <w:t>KPIs</w:t>
        </w:r>
        <w:proofErr w:type="spellEnd"/>
        <w:r>
          <w:t xml:space="preserve">: Evaluar la efectividad de la estrategia en cuanto a seguidores, </w:t>
        </w:r>
        <w:proofErr w:type="spellStart"/>
        <w:r>
          <w:t>engagement</w:t>
        </w:r>
        <w:proofErr w:type="spellEnd"/>
        <w:r>
          <w:t xml:space="preserve"> y conversiones.</w:t>
        </w:r>
      </w:ins>
    </w:p>
    <w:p w14:paraId="1C91216F" w14:textId="1F83E5B9" w:rsidR="00764F13" w:rsidRDefault="00387C45" w:rsidP="00387C45">
      <w:ins w:id="582" w:author="Roberto Goddard" w:date="2024-09-19T15:29:00Z">
        <w:r>
          <w:t>Planificación de campañas nuevas y optimización de la atención al cliente.</w:t>
        </w:r>
      </w:ins>
    </w:p>
    <w:sectPr w:rsidR="00764F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E89C7" w14:textId="77777777" w:rsidR="00E610E9" w:rsidRDefault="00E610E9" w:rsidP="00B35BE4">
      <w:pPr>
        <w:spacing w:after="0" w:line="240" w:lineRule="auto"/>
      </w:pPr>
      <w:r>
        <w:separator/>
      </w:r>
    </w:p>
  </w:endnote>
  <w:endnote w:type="continuationSeparator" w:id="0">
    <w:p w14:paraId="0AA0320E" w14:textId="77777777" w:rsidR="00E610E9" w:rsidRDefault="00E610E9" w:rsidP="00B35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50B84" w14:textId="77777777" w:rsidR="00E610E9" w:rsidRDefault="00E610E9" w:rsidP="00B35BE4">
      <w:pPr>
        <w:spacing w:after="0" w:line="240" w:lineRule="auto"/>
      </w:pPr>
      <w:r>
        <w:separator/>
      </w:r>
    </w:p>
  </w:footnote>
  <w:footnote w:type="continuationSeparator" w:id="0">
    <w:p w14:paraId="7A07B7A7" w14:textId="77777777" w:rsidR="00E610E9" w:rsidRDefault="00E610E9" w:rsidP="00B35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3.5pt;height:384.25pt" o:bullet="t">
        <v:imagedata r:id="rId1" o:title="cross-mark"/>
      </v:shape>
    </w:pict>
  </w:numPicBullet>
  <w:numPicBullet w:numPicBulletId="1">
    <w:pict>
      <v:shape id="_x0000_i1027" type="#_x0000_t75" style="width:96.25pt;height:96.25pt" o:bullet="t">
        <v:imagedata r:id="rId2" o:title="icons8-emoji-de-marca-de-verificación-96"/>
      </v:shape>
    </w:pict>
  </w:numPicBullet>
  <w:abstractNum w:abstractNumId="0" w15:restartNumberingAfterBreak="0">
    <w:nsid w:val="05AF4D34"/>
    <w:multiLevelType w:val="hybridMultilevel"/>
    <w:tmpl w:val="1CA6517A"/>
    <w:lvl w:ilvl="0" w:tplc="E0BADF82">
      <w:start w:val="1"/>
      <w:numFmt w:val="bullet"/>
      <w:lvlText w:val=""/>
      <w:lvlPicBulletId w:val="0"/>
      <w:lvlJc w:val="left"/>
      <w:pPr>
        <w:ind w:left="1068" w:hanging="360"/>
      </w:pPr>
      <w:rPr>
        <w:rFonts w:ascii="Symbol" w:hAnsi="Symbol" w:hint="default"/>
        <w:color w:val="auto"/>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1" w15:restartNumberingAfterBreak="0">
    <w:nsid w:val="062D0AE5"/>
    <w:multiLevelType w:val="hybridMultilevel"/>
    <w:tmpl w:val="95AEB3E0"/>
    <w:lvl w:ilvl="0" w:tplc="180A000F">
      <w:start w:val="1"/>
      <w:numFmt w:val="decimal"/>
      <w:lvlText w:val="%1."/>
      <w:lvlJc w:val="left"/>
      <w:pPr>
        <w:ind w:left="1428" w:hanging="360"/>
      </w:pPr>
    </w:lvl>
    <w:lvl w:ilvl="1" w:tplc="180A0019" w:tentative="1">
      <w:start w:val="1"/>
      <w:numFmt w:val="lowerLetter"/>
      <w:lvlText w:val="%2."/>
      <w:lvlJc w:val="left"/>
      <w:pPr>
        <w:ind w:left="2148" w:hanging="360"/>
      </w:pPr>
    </w:lvl>
    <w:lvl w:ilvl="2" w:tplc="180A001B" w:tentative="1">
      <w:start w:val="1"/>
      <w:numFmt w:val="lowerRoman"/>
      <w:lvlText w:val="%3."/>
      <w:lvlJc w:val="right"/>
      <w:pPr>
        <w:ind w:left="2868" w:hanging="180"/>
      </w:pPr>
    </w:lvl>
    <w:lvl w:ilvl="3" w:tplc="180A000F" w:tentative="1">
      <w:start w:val="1"/>
      <w:numFmt w:val="decimal"/>
      <w:lvlText w:val="%4."/>
      <w:lvlJc w:val="left"/>
      <w:pPr>
        <w:ind w:left="3588" w:hanging="360"/>
      </w:pPr>
    </w:lvl>
    <w:lvl w:ilvl="4" w:tplc="180A0019" w:tentative="1">
      <w:start w:val="1"/>
      <w:numFmt w:val="lowerLetter"/>
      <w:lvlText w:val="%5."/>
      <w:lvlJc w:val="left"/>
      <w:pPr>
        <w:ind w:left="4308" w:hanging="360"/>
      </w:pPr>
    </w:lvl>
    <w:lvl w:ilvl="5" w:tplc="180A001B" w:tentative="1">
      <w:start w:val="1"/>
      <w:numFmt w:val="lowerRoman"/>
      <w:lvlText w:val="%6."/>
      <w:lvlJc w:val="right"/>
      <w:pPr>
        <w:ind w:left="5028" w:hanging="180"/>
      </w:pPr>
    </w:lvl>
    <w:lvl w:ilvl="6" w:tplc="180A000F" w:tentative="1">
      <w:start w:val="1"/>
      <w:numFmt w:val="decimal"/>
      <w:lvlText w:val="%7."/>
      <w:lvlJc w:val="left"/>
      <w:pPr>
        <w:ind w:left="5748" w:hanging="360"/>
      </w:pPr>
    </w:lvl>
    <w:lvl w:ilvl="7" w:tplc="180A0019" w:tentative="1">
      <w:start w:val="1"/>
      <w:numFmt w:val="lowerLetter"/>
      <w:lvlText w:val="%8."/>
      <w:lvlJc w:val="left"/>
      <w:pPr>
        <w:ind w:left="6468" w:hanging="360"/>
      </w:pPr>
    </w:lvl>
    <w:lvl w:ilvl="8" w:tplc="180A001B" w:tentative="1">
      <w:start w:val="1"/>
      <w:numFmt w:val="lowerRoman"/>
      <w:lvlText w:val="%9."/>
      <w:lvlJc w:val="right"/>
      <w:pPr>
        <w:ind w:left="7188" w:hanging="180"/>
      </w:pPr>
    </w:lvl>
  </w:abstractNum>
  <w:abstractNum w:abstractNumId="2" w15:restartNumberingAfterBreak="0">
    <w:nsid w:val="09554318"/>
    <w:multiLevelType w:val="hybridMultilevel"/>
    <w:tmpl w:val="6310BAC6"/>
    <w:lvl w:ilvl="0" w:tplc="E0BADF82">
      <w:start w:val="1"/>
      <w:numFmt w:val="bullet"/>
      <w:lvlText w:val=""/>
      <w:lvlPicBulletId w:val="0"/>
      <w:lvlJc w:val="left"/>
      <w:pPr>
        <w:ind w:left="1068" w:hanging="360"/>
      </w:pPr>
      <w:rPr>
        <w:rFonts w:ascii="Symbol" w:hAnsi="Symbol" w:hint="default"/>
        <w:color w:val="auto"/>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3" w15:restartNumberingAfterBreak="0">
    <w:nsid w:val="09E42394"/>
    <w:multiLevelType w:val="hybridMultilevel"/>
    <w:tmpl w:val="39724142"/>
    <w:lvl w:ilvl="0" w:tplc="205EFDD4">
      <w:start w:val="1"/>
      <w:numFmt w:val="bullet"/>
      <w:lvlText w:val=""/>
      <w:lvlPicBulletId w:val="1"/>
      <w:lvlJc w:val="left"/>
      <w:pPr>
        <w:ind w:left="720" w:hanging="360"/>
      </w:pPr>
      <w:rPr>
        <w:rFonts w:ascii="Symbol" w:hAnsi="Symbol" w:hint="default"/>
        <w:color w:val="auto"/>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0C627743"/>
    <w:multiLevelType w:val="hybridMultilevel"/>
    <w:tmpl w:val="E8C68CF0"/>
    <w:lvl w:ilvl="0" w:tplc="74DC7F7A">
      <w:start w:val="1"/>
      <w:numFmt w:val="decimal"/>
      <w:lvlText w:val="%1."/>
      <w:lvlJc w:val="left"/>
      <w:pPr>
        <w:ind w:left="2484" w:hanging="360"/>
      </w:pPr>
    </w:lvl>
    <w:lvl w:ilvl="1" w:tplc="09D2F71C">
      <w:start w:val="1"/>
      <w:numFmt w:val="lowerLetter"/>
      <w:lvlText w:val="%2."/>
      <w:lvlJc w:val="left"/>
      <w:pPr>
        <w:ind w:left="3204" w:hanging="360"/>
      </w:pPr>
    </w:lvl>
    <w:lvl w:ilvl="2" w:tplc="ADA40684">
      <w:start w:val="1"/>
      <w:numFmt w:val="lowerRoman"/>
      <w:lvlText w:val="%3."/>
      <w:lvlJc w:val="right"/>
      <w:pPr>
        <w:ind w:left="3924" w:hanging="180"/>
      </w:pPr>
    </w:lvl>
    <w:lvl w:ilvl="3" w:tplc="66AE94AC">
      <w:start w:val="1"/>
      <w:numFmt w:val="decimal"/>
      <w:lvlText w:val="%4."/>
      <w:lvlJc w:val="left"/>
      <w:pPr>
        <w:ind w:left="4644" w:hanging="360"/>
      </w:pPr>
    </w:lvl>
    <w:lvl w:ilvl="4" w:tplc="0C6E49DA">
      <w:start w:val="1"/>
      <w:numFmt w:val="lowerLetter"/>
      <w:lvlText w:val="%5."/>
      <w:lvlJc w:val="left"/>
      <w:pPr>
        <w:ind w:left="5364" w:hanging="360"/>
      </w:pPr>
    </w:lvl>
    <w:lvl w:ilvl="5" w:tplc="7DB86540">
      <w:start w:val="1"/>
      <w:numFmt w:val="lowerRoman"/>
      <w:lvlText w:val="%6."/>
      <w:lvlJc w:val="right"/>
      <w:pPr>
        <w:ind w:left="6084" w:hanging="180"/>
      </w:pPr>
    </w:lvl>
    <w:lvl w:ilvl="6" w:tplc="B21C6F44">
      <w:start w:val="1"/>
      <w:numFmt w:val="decimal"/>
      <w:lvlText w:val="%7."/>
      <w:lvlJc w:val="left"/>
      <w:pPr>
        <w:ind w:left="6804" w:hanging="360"/>
      </w:pPr>
    </w:lvl>
    <w:lvl w:ilvl="7" w:tplc="1DAE1CA2">
      <w:start w:val="1"/>
      <w:numFmt w:val="lowerLetter"/>
      <w:lvlText w:val="%8."/>
      <w:lvlJc w:val="left"/>
      <w:pPr>
        <w:ind w:left="7524" w:hanging="360"/>
      </w:pPr>
    </w:lvl>
    <w:lvl w:ilvl="8" w:tplc="FACAADA2">
      <w:start w:val="1"/>
      <w:numFmt w:val="lowerRoman"/>
      <w:lvlText w:val="%9."/>
      <w:lvlJc w:val="right"/>
      <w:pPr>
        <w:ind w:left="8244" w:hanging="180"/>
      </w:pPr>
    </w:lvl>
  </w:abstractNum>
  <w:abstractNum w:abstractNumId="5" w15:restartNumberingAfterBreak="0">
    <w:nsid w:val="0F048FBB"/>
    <w:multiLevelType w:val="hybridMultilevel"/>
    <w:tmpl w:val="E1680950"/>
    <w:lvl w:ilvl="0" w:tplc="86E0E080">
      <w:start w:val="1"/>
      <w:numFmt w:val="decimal"/>
      <w:lvlText w:val="%1."/>
      <w:lvlJc w:val="left"/>
      <w:pPr>
        <w:ind w:left="720" w:hanging="360"/>
      </w:pPr>
    </w:lvl>
    <w:lvl w:ilvl="1" w:tplc="3078D3AA">
      <w:start w:val="1"/>
      <w:numFmt w:val="lowerLetter"/>
      <w:lvlText w:val="%2."/>
      <w:lvlJc w:val="left"/>
      <w:pPr>
        <w:ind w:left="1440" w:hanging="360"/>
      </w:pPr>
    </w:lvl>
    <w:lvl w:ilvl="2" w:tplc="D71870FE">
      <w:start w:val="1"/>
      <w:numFmt w:val="lowerRoman"/>
      <w:lvlText w:val="%3."/>
      <w:lvlJc w:val="right"/>
      <w:pPr>
        <w:ind w:left="2160" w:hanging="180"/>
      </w:pPr>
    </w:lvl>
    <w:lvl w:ilvl="3" w:tplc="5332099C">
      <w:start w:val="1"/>
      <w:numFmt w:val="decimal"/>
      <w:lvlText w:val="%4."/>
      <w:lvlJc w:val="left"/>
      <w:pPr>
        <w:ind w:left="2880" w:hanging="360"/>
      </w:pPr>
    </w:lvl>
    <w:lvl w:ilvl="4" w:tplc="16D696C6">
      <w:start w:val="1"/>
      <w:numFmt w:val="lowerLetter"/>
      <w:lvlText w:val="%5."/>
      <w:lvlJc w:val="left"/>
      <w:pPr>
        <w:ind w:left="3600" w:hanging="360"/>
      </w:pPr>
    </w:lvl>
    <w:lvl w:ilvl="5" w:tplc="9AECC552">
      <w:start w:val="1"/>
      <w:numFmt w:val="lowerRoman"/>
      <w:lvlText w:val="%6."/>
      <w:lvlJc w:val="right"/>
      <w:pPr>
        <w:ind w:left="4320" w:hanging="180"/>
      </w:pPr>
    </w:lvl>
    <w:lvl w:ilvl="6" w:tplc="548E2A2C">
      <w:start w:val="1"/>
      <w:numFmt w:val="decimal"/>
      <w:lvlText w:val="%7."/>
      <w:lvlJc w:val="left"/>
      <w:pPr>
        <w:ind w:left="5040" w:hanging="360"/>
      </w:pPr>
    </w:lvl>
    <w:lvl w:ilvl="7" w:tplc="51CEB3EE">
      <w:start w:val="1"/>
      <w:numFmt w:val="lowerLetter"/>
      <w:lvlText w:val="%8."/>
      <w:lvlJc w:val="left"/>
      <w:pPr>
        <w:ind w:left="5760" w:hanging="360"/>
      </w:pPr>
    </w:lvl>
    <w:lvl w:ilvl="8" w:tplc="40FC5322">
      <w:start w:val="1"/>
      <w:numFmt w:val="lowerRoman"/>
      <w:lvlText w:val="%9."/>
      <w:lvlJc w:val="right"/>
      <w:pPr>
        <w:ind w:left="6480" w:hanging="180"/>
      </w:pPr>
    </w:lvl>
  </w:abstractNum>
  <w:abstractNum w:abstractNumId="6" w15:restartNumberingAfterBreak="0">
    <w:nsid w:val="1474E8B0"/>
    <w:multiLevelType w:val="hybridMultilevel"/>
    <w:tmpl w:val="8AC89676"/>
    <w:lvl w:ilvl="0" w:tplc="9DCE7AB0">
      <w:start w:val="1"/>
      <w:numFmt w:val="bullet"/>
      <w:lvlText w:val="o"/>
      <w:lvlJc w:val="left"/>
      <w:pPr>
        <w:ind w:left="1068" w:hanging="360"/>
      </w:pPr>
      <w:rPr>
        <w:rFonts w:ascii="Courier New" w:hAnsi="Courier New" w:hint="default"/>
      </w:rPr>
    </w:lvl>
    <w:lvl w:ilvl="1" w:tplc="2F6E110C">
      <w:start w:val="1"/>
      <w:numFmt w:val="bullet"/>
      <w:lvlText w:val="o"/>
      <w:lvlJc w:val="left"/>
      <w:pPr>
        <w:ind w:left="1788" w:hanging="360"/>
      </w:pPr>
      <w:rPr>
        <w:rFonts w:ascii="Courier New" w:hAnsi="Courier New" w:hint="default"/>
      </w:rPr>
    </w:lvl>
    <w:lvl w:ilvl="2" w:tplc="4CDE4A36">
      <w:start w:val="1"/>
      <w:numFmt w:val="bullet"/>
      <w:lvlText w:val=""/>
      <w:lvlJc w:val="left"/>
      <w:pPr>
        <w:ind w:left="2508" w:hanging="360"/>
      </w:pPr>
      <w:rPr>
        <w:rFonts w:ascii="Wingdings" w:hAnsi="Wingdings" w:hint="default"/>
      </w:rPr>
    </w:lvl>
    <w:lvl w:ilvl="3" w:tplc="8A880188">
      <w:start w:val="1"/>
      <w:numFmt w:val="bullet"/>
      <w:lvlText w:val=""/>
      <w:lvlJc w:val="left"/>
      <w:pPr>
        <w:ind w:left="3228" w:hanging="360"/>
      </w:pPr>
      <w:rPr>
        <w:rFonts w:ascii="Symbol" w:hAnsi="Symbol" w:hint="default"/>
      </w:rPr>
    </w:lvl>
    <w:lvl w:ilvl="4" w:tplc="FFDC501C">
      <w:start w:val="1"/>
      <w:numFmt w:val="bullet"/>
      <w:lvlText w:val="o"/>
      <w:lvlJc w:val="left"/>
      <w:pPr>
        <w:ind w:left="3948" w:hanging="360"/>
      </w:pPr>
      <w:rPr>
        <w:rFonts w:ascii="Courier New" w:hAnsi="Courier New" w:hint="default"/>
      </w:rPr>
    </w:lvl>
    <w:lvl w:ilvl="5" w:tplc="B266A2BC">
      <w:start w:val="1"/>
      <w:numFmt w:val="bullet"/>
      <w:lvlText w:val=""/>
      <w:lvlJc w:val="left"/>
      <w:pPr>
        <w:ind w:left="4668" w:hanging="360"/>
      </w:pPr>
      <w:rPr>
        <w:rFonts w:ascii="Wingdings" w:hAnsi="Wingdings" w:hint="default"/>
      </w:rPr>
    </w:lvl>
    <w:lvl w:ilvl="6" w:tplc="73D672B2">
      <w:start w:val="1"/>
      <w:numFmt w:val="bullet"/>
      <w:lvlText w:val=""/>
      <w:lvlJc w:val="left"/>
      <w:pPr>
        <w:ind w:left="5388" w:hanging="360"/>
      </w:pPr>
      <w:rPr>
        <w:rFonts w:ascii="Symbol" w:hAnsi="Symbol" w:hint="default"/>
      </w:rPr>
    </w:lvl>
    <w:lvl w:ilvl="7" w:tplc="82C2D534">
      <w:start w:val="1"/>
      <w:numFmt w:val="bullet"/>
      <w:lvlText w:val="o"/>
      <w:lvlJc w:val="left"/>
      <w:pPr>
        <w:ind w:left="6108" w:hanging="360"/>
      </w:pPr>
      <w:rPr>
        <w:rFonts w:ascii="Courier New" w:hAnsi="Courier New" w:hint="default"/>
      </w:rPr>
    </w:lvl>
    <w:lvl w:ilvl="8" w:tplc="BA40A28C">
      <w:start w:val="1"/>
      <w:numFmt w:val="bullet"/>
      <w:lvlText w:val=""/>
      <w:lvlJc w:val="left"/>
      <w:pPr>
        <w:ind w:left="6828" w:hanging="360"/>
      </w:pPr>
      <w:rPr>
        <w:rFonts w:ascii="Wingdings" w:hAnsi="Wingdings" w:hint="default"/>
      </w:rPr>
    </w:lvl>
  </w:abstractNum>
  <w:abstractNum w:abstractNumId="7" w15:restartNumberingAfterBreak="0">
    <w:nsid w:val="1630590C"/>
    <w:multiLevelType w:val="hybridMultilevel"/>
    <w:tmpl w:val="5A2480A6"/>
    <w:lvl w:ilvl="0" w:tplc="CF5C9A0C">
      <w:start w:val="1"/>
      <w:numFmt w:val="decimal"/>
      <w:lvlText w:val="%1."/>
      <w:lvlJc w:val="left"/>
      <w:pPr>
        <w:ind w:left="2484" w:hanging="360"/>
      </w:pPr>
    </w:lvl>
    <w:lvl w:ilvl="1" w:tplc="3028DCB4">
      <w:start w:val="1"/>
      <w:numFmt w:val="lowerLetter"/>
      <w:lvlText w:val="%2."/>
      <w:lvlJc w:val="left"/>
      <w:pPr>
        <w:ind w:left="3204" w:hanging="360"/>
      </w:pPr>
    </w:lvl>
    <w:lvl w:ilvl="2" w:tplc="A35EF378">
      <w:start w:val="1"/>
      <w:numFmt w:val="lowerRoman"/>
      <w:lvlText w:val="%3."/>
      <w:lvlJc w:val="right"/>
      <w:pPr>
        <w:ind w:left="3924" w:hanging="180"/>
      </w:pPr>
    </w:lvl>
    <w:lvl w:ilvl="3" w:tplc="CB66B57E">
      <w:start w:val="1"/>
      <w:numFmt w:val="decimal"/>
      <w:lvlText w:val="%4."/>
      <w:lvlJc w:val="left"/>
      <w:pPr>
        <w:ind w:left="4644" w:hanging="360"/>
      </w:pPr>
    </w:lvl>
    <w:lvl w:ilvl="4" w:tplc="327050A6">
      <w:start w:val="1"/>
      <w:numFmt w:val="lowerLetter"/>
      <w:lvlText w:val="%5."/>
      <w:lvlJc w:val="left"/>
      <w:pPr>
        <w:ind w:left="5364" w:hanging="360"/>
      </w:pPr>
    </w:lvl>
    <w:lvl w:ilvl="5" w:tplc="757C9D24">
      <w:start w:val="1"/>
      <w:numFmt w:val="lowerRoman"/>
      <w:lvlText w:val="%6."/>
      <w:lvlJc w:val="right"/>
      <w:pPr>
        <w:ind w:left="6084" w:hanging="180"/>
      </w:pPr>
    </w:lvl>
    <w:lvl w:ilvl="6" w:tplc="FBBAA48E">
      <w:start w:val="1"/>
      <w:numFmt w:val="decimal"/>
      <w:lvlText w:val="%7."/>
      <w:lvlJc w:val="left"/>
      <w:pPr>
        <w:ind w:left="6804" w:hanging="360"/>
      </w:pPr>
    </w:lvl>
    <w:lvl w:ilvl="7" w:tplc="8AB02B28">
      <w:start w:val="1"/>
      <w:numFmt w:val="lowerLetter"/>
      <w:lvlText w:val="%8."/>
      <w:lvlJc w:val="left"/>
      <w:pPr>
        <w:ind w:left="7524" w:hanging="360"/>
      </w:pPr>
    </w:lvl>
    <w:lvl w:ilvl="8" w:tplc="24C64C12">
      <w:start w:val="1"/>
      <w:numFmt w:val="lowerRoman"/>
      <w:lvlText w:val="%9."/>
      <w:lvlJc w:val="right"/>
      <w:pPr>
        <w:ind w:left="8244" w:hanging="180"/>
      </w:pPr>
    </w:lvl>
  </w:abstractNum>
  <w:abstractNum w:abstractNumId="8" w15:restartNumberingAfterBreak="0">
    <w:nsid w:val="1C6E4F8F"/>
    <w:multiLevelType w:val="hybridMultilevel"/>
    <w:tmpl w:val="C9846D14"/>
    <w:lvl w:ilvl="0" w:tplc="E0BADF82">
      <w:start w:val="1"/>
      <w:numFmt w:val="bullet"/>
      <w:lvlText w:val=""/>
      <w:lvlPicBulletId w:val="0"/>
      <w:lvlJc w:val="left"/>
      <w:pPr>
        <w:ind w:left="720" w:hanging="360"/>
      </w:pPr>
      <w:rPr>
        <w:rFonts w:ascii="Symbol" w:hAnsi="Symbol" w:hint="default"/>
        <w:color w:val="auto"/>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15:restartNumberingAfterBreak="0">
    <w:nsid w:val="208E0316"/>
    <w:multiLevelType w:val="hybridMultilevel"/>
    <w:tmpl w:val="9F121DA2"/>
    <w:lvl w:ilvl="0" w:tplc="27869164">
      <w:start w:val="1"/>
      <w:numFmt w:val="bullet"/>
      <w:lvlText w:val=""/>
      <w:lvlJc w:val="left"/>
      <w:pPr>
        <w:ind w:left="720" w:hanging="360"/>
      </w:pPr>
      <w:rPr>
        <w:rFonts w:ascii="Symbol" w:hAnsi="Symbol" w:hint="default"/>
      </w:rPr>
    </w:lvl>
    <w:lvl w:ilvl="1" w:tplc="53A41D44">
      <w:start w:val="1"/>
      <w:numFmt w:val="bullet"/>
      <w:lvlText w:val="o"/>
      <w:lvlJc w:val="left"/>
      <w:pPr>
        <w:ind w:left="1440" w:hanging="360"/>
      </w:pPr>
      <w:rPr>
        <w:rFonts w:ascii="Courier New" w:hAnsi="Courier New" w:hint="default"/>
      </w:rPr>
    </w:lvl>
    <w:lvl w:ilvl="2" w:tplc="072A4C30">
      <w:start w:val="1"/>
      <w:numFmt w:val="bullet"/>
      <w:lvlText w:val=""/>
      <w:lvlJc w:val="left"/>
      <w:pPr>
        <w:ind w:left="2160" w:hanging="360"/>
      </w:pPr>
      <w:rPr>
        <w:rFonts w:ascii="Wingdings" w:hAnsi="Wingdings" w:hint="default"/>
      </w:rPr>
    </w:lvl>
    <w:lvl w:ilvl="3" w:tplc="5614C99E">
      <w:start w:val="1"/>
      <w:numFmt w:val="bullet"/>
      <w:lvlText w:val=""/>
      <w:lvlJc w:val="left"/>
      <w:pPr>
        <w:ind w:left="2880" w:hanging="360"/>
      </w:pPr>
      <w:rPr>
        <w:rFonts w:ascii="Symbol" w:hAnsi="Symbol" w:hint="default"/>
      </w:rPr>
    </w:lvl>
    <w:lvl w:ilvl="4" w:tplc="2E1662FC">
      <w:start w:val="1"/>
      <w:numFmt w:val="bullet"/>
      <w:lvlText w:val="o"/>
      <w:lvlJc w:val="left"/>
      <w:pPr>
        <w:ind w:left="3600" w:hanging="360"/>
      </w:pPr>
      <w:rPr>
        <w:rFonts w:ascii="Courier New" w:hAnsi="Courier New" w:hint="default"/>
      </w:rPr>
    </w:lvl>
    <w:lvl w:ilvl="5" w:tplc="F9E0CA4E">
      <w:start w:val="1"/>
      <w:numFmt w:val="bullet"/>
      <w:lvlText w:val=""/>
      <w:lvlJc w:val="left"/>
      <w:pPr>
        <w:ind w:left="4320" w:hanging="360"/>
      </w:pPr>
      <w:rPr>
        <w:rFonts w:ascii="Wingdings" w:hAnsi="Wingdings" w:hint="default"/>
      </w:rPr>
    </w:lvl>
    <w:lvl w:ilvl="6" w:tplc="C6E838DE">
      <w:start w:val="1"/>
      <w:numFmt w:val="bullet"/>
      <w:lvlText w:val=""/>
      <w:lvlJc w:val="left"/>
      <w:pPr>
        <w:ind w:left="5040" w:hanging="360"/>
      </w:pPr>
      <w:rPr>
        <w:rFonts w:ascii="Symbol" w:hAnsi="Symbol" w:hint="default"/>
      </w:rPr>
    </w:lvl>
    <w:lvl w:ilvl="7" w:tplc="17081092">
      <w:start w:val="1"/>
      <w:numFmt w:val="bullet"/>
      <w:lvlText w:val="o"/>
      <w:lvlJc w:val="left"/>
      <w:pPr>
        <w:ind w:left="5760" w:hanging="360"/>
      </w:pPr>
      <w:rPr>
        <w:rFonts w:ascii="Courier New" w:hAnsi="Courier New" w:hint="default"/>
      </w:rPr>
    </w:lvl>
    <w:lvl w:ilvl="8" w:tplc="2F5C679C">
      <w:start w:val="1"/>
      <w:numFmt w:val="bullet"/>
      <w:lvlText w:val=""/>
      <w:lvlJc w:val="left"/>
      <w:pPr>
        <w:ind w:left="6480" w:hanging="360"/>
      </w:pPr>
      <w:rPr>
        <w:rFonts w:ascii="Wingdings" w:hAnsi="Wingdings" w:hint="default"/>
      </w:rPr>
    </w:lvl>
  </w:abstractNum>
  <w:abstractNum w:abstractNumId="10" w15:restartNumberingAfterBreak="0">
    <w:nsid w:val="24F06180"/>
    <w:multiLevelType w:val="hybridMultilevel"/>
    <w:tmpl w:val="86D88302"/>
    <w:lvl w:ilvl="0" w:tplc="8DA8CBE8">
      <w:start w:val="1"/>
      <w:numFmt w:val="bullet"/>
      <w:lvlText w:val=""/>
      <w:lvlJc w:val="left"/>
      <w:pPr>
        <w:ind w:left="1440" w:hanging="360"/>
      </w:pPr>
      <w:rPr>
        <w:rFonts w:ascii="Symbol" w:hAnsi="Symbol" w:hint="default"/>
      </w:rPr>
    </w:lvl>
    <w:lvl w:ilvl="1" w:tplc="3A62279E">
      <w:start w:val="1"/>
      <w:numFmt w:val="bullet"/>
      <w:lvlText w:val="o"/>
      <w:lvlJc w:val="left"/>
      <w:pPr>
        <w:ind w:left="2160" w:hanging="360"/>
      </w:pPr>
      <w:rPr>
        <w:rFonts w:ascii="Courier New" w:hAnsi="Courier New" w:hint="default"/>
      </w:rPr>
    </w:lvl>
    <w:lvl w:ilvl="2" w:tplc="2D36CE6E">
      <w:start w:val="1"/>
      <w:numFmt w:val="bullet"/>
      <w:lvlText w:val=""/>
      <w:lvlJc w:val="left"/>
      <w:pPr>
        <w:ind w:left="2880" w:hanging="360"/>
      </w:pPr>
      <w:rPr>
        <w:rFonts w:ascii="Wingdings" w:hAnsi="Wingdings" w:hint="default"/>
      </w:rPr>
    </w:lvl>
    <w:lvl w:ilvl="3" w:tplc="DB0E4890">
      <w:start w:val="1"/>
      <w:numFmt w:val="bullet"/>
      <w:lvlText w:val=""/>
      <w:lvlJc w:val="left"/>
      <w:pPr>
        <w:ind w:left="3600" w:hanging="360"/>
      </w:pPr>
      <w:rPr>
        <w:rFonts w:ascii="Symbol" w:hAnsi="Symbol" w:hint="default"/>
      </w:rPr>
    </w:lvl>
    <w:lvl w:ilvl="4" w:tplc="3CF4B224">
      <w:start w:val="1"/>
      <w:numFmt w:val="bullet"/>
      <w:lvlText w:val="o"/>
      <w:lvlJc w:val="left"/>
      <w:pPr>
        <w:ind w:left="4320" w:hanging="360"/>
      </w:pPr>
      <w:rPr>
        <w:rFonts w:ascii="Courier New" w:hAnsi="Courier New" w:hint="default"/>
      </w:rPr>
    </w:lvl>
    <w:lvl w:ilvl="5" w:tplc="C674D724">
      <w:start w:val="1"/>
      <w:numFmt w:val="bullet"/>
      <w:lvlText w:val=""/>
      <w:lvlJc w:val="left"/>
      <w:pPr>
        <w:ind w:left="5040" w:hanging="360"/>
      </w:pPr>
      <w:rPr>
        <w:rFonts w:ascii="Wingdings" w:hAnsi="Wingdings" w:hint="default"/>
      </w:rPr>
    </w:lvl>
    <w:lvl w:ilvl="6" w:tplc="02C8EF22">
      <w:start w:val="1"/>
      <w:numFmt w:val="bullet"/>
      <w:lvlText w:val=""/>
      <w:lvlJc w:val="left"/>
      <w:pPr>
        <w:ind w:left="5760" w:hanging="360"/>
      </w:pPr>
      <w:rPr>
        <w:rFonts w:ascii="Symbol" w:hAnsi="Symbol" w:hint="default"/>
      </w:rPr>
    </w:lvl>
    <w:lvl w:ilvl="7" w:tplc="74BCC5DA">
      <w:start w:val="1"/>
      <w:numFmt w:val="bullet"/>
      <w:lvlText w:val="o"/>
      <w:lvlJc w:val="left"/>
      <w:pPr>
        <w:ind w:left="6480" w:hanging="360"/>
      </w:pPr>
      <w:rPr>
        <w:rFonts w:ascii="Courier New" w:hAnsi="Courier New" w:hint="default"/>
      </w:rPr>
    </w:lvl>
    <w:lvl w:ilvl="8" w:tplc="D1D67C28">
      <w:start w:val="1"/>
      <w:numFmt w:val="bullet"/>
      <w:lvlText w:val=""/>
      <w:lvlJc w:val="left"/>
      <w:pPr>
        <w:ind w:left="7200" w:hanging="360"/>
      </w:pPr>
      <w:rPr>
        <w:rFonts w:ascii="Wingdings" w:hAnsi="Wingdings" w:hint="default"/>
      </w:rPr>
    </w:lvl>
  </w:abstractNum>
  <w:abstractNum w:abstractNumId="11" w15:restartNumberingAfterBreak="0">
    <w:nsid w:val="279B00D4"/>
    <w:multiLevelType w:val="hybridMultilevel"/>
    <w:tmpl w:val="18BEB226"/>
    <w:lvl w:ilvl="0" w:tplc="D9C6FB28">
      <w:start w:val="1"/>
      <w:numFmt w:val="decimal"/>
      <w:lvlText w:val="%1."/>
      <w:lvlJc w:val="left"/>
      <w:pPr>
        <w:ind w:left="2136" w:hanging="360"/>
      </w:pPr>
    </w:lvl>
    <w:lvl w:ilvl="1" w:tplc="CEFC1436">
      <w:start w:val="1"/>
      <w:numFmt w:val="lowerLetter"/>
      <w:lvlText w:val="%2."/>
      <w:lvlJc w:val="left"/>
      <w:pPr>
        <w:ind w:left="2856" w:hanging="360"/>
      </w:pPr>
    </w:lvl>
    <w:lvl w:ilvl="2" w:tplc="C50CE9A0">
      <w:start w:val="1"/>
      <w:numFmt w:val="lowerRoman"/>
      <w:lvlText w:val="%3."/>
      <w:lvlJc w:val="right"/>
      <w:pPr>
        <w:ind w:left="3576" w:hanging="180"/>
      </w:pPr>
    </w:lvl>
    <w:lvl w:ilvl="3" w:tplc="491640F2">
      <w:start w:val="1"/>
      <w:numFmt w:val="decimal"/>
      <w:lvlText w:val="%4."/>
      <w:lvlJc w:val="left"/>
      <w:pPr>
        <w:ind w:left="4296" w:hanging="360"/>
      </w:pPr>
    </w:lvl>
    <w:lvl w:ilvl="4" w:tplc="143A31F0">
      <w:start w:val="1"/>
      <w:numFmt w:val="lowerLetter"/>
      <w:lvlText w:val="%5."/>
      <w:lvlJc w:val="left"/>
      <w:pPr>
        <w:ind w:left="5016" w:hanging="360"/>
      </w:pPr>
    </w:lvl>
    <w:lvl w:ilvl="5" w:tplc="2202F092">
      <w:start w:val="1"/>
      <w:numFmt w:val="lowerRoman"/>
      <w:lvlText w:val="%6."/>
      <w:lvlJc w:val="right"/>
      <w:pPr>
        <w:ind w:left="5736" w:hanging="180"/>
      </w:pPr>
    </w:lvl>
    <w:lvl w:ilvl="6" w:tplc="9A426484">
      <w:start w:val="1"/>
      <w:numFmt w:val="decimal"/>
      <w:lvlText w:val="%7."/>
      <w:lvlJc w:val="left"/>
      <w:pPr>
        <w:ind w:left="6456" w:hanging="360"/>
      </w:pPr>
    </w:lvl>
    <w:lvl w:ilvl="7" w:tplc="BC48BBF8">
      <w:start w:val="1"/>
      <w:numFmt w:val="lowerLetter"/>
      <w:lvlText w:val="%8."/>
      <w:lvlJc w:val="left"/>
      <w:pPr>
        <w:ind w:left="7176" w:hanging="360"/>
      </w:pPr>
    </w:lvl>
    <w:lvl w:ilvl="8" w:tplc="91AAC53A">
      <w:start w:val="1"/>
      <w:numFmt w:val="lowerRoman"/>
      <w:lvlText w:val="%9."/>
      <w:lvlJc w:val="right"/>
      <w:pPr>
        <w:ind w:left="7896" w:hanging="180"/>
      </w:pPr>
    </w:lvl>
  </w:abstractNum>
  <w:abstractNum w:abstractNumId="12" w15:restartNumberingAfterBreak="0">
    <w:nsid w:val="296248E1"/>
    <w:multiLevelType w:val="hybridMultilevel"/>
    <w:tmpl w:val="B29A4D76"/>
    <w:lvl w:ilvl="0" w:tplc="0342619A">
      <w:start w:val="1"/>
      <w:numFmt w:val="bullet"/>
      <w:lvlText w:val=""/>
      <w:lvlJc w:val="left"/>
      <w:pPr>
        <w:ind w:left="720" w:hanging="360"/>
      </w:pPr>
      <w:rPr>
        <w:rFonts w:ascii="Symbol" w:hAnsi="Symbol" w:hint="default"/>
      </w:rPr>
    </w:lvl>
    <w:lvl w:ilvl="1" w:tplc="EE4463BE">
      <w:start w:val="1"/>
      <w:numFmt w:val="bullet"/>
      <w:lvlText w:val="o"/>
      <w:lvlJc w:val="left"/>
      <w:pPr>
        <w:ind w:left="1440" w:hanging="360"/>
      </w:pPr>
      <w:rPr>
        <w:rFonts w:ascii="Courier New" w:hAnsi="Courier New" w:hint="default"/>
      </w:rPr>
    </w:lvl>
    <w:lvl w:ilvl="2" w:tplc="CE2E3E2A">
      <w:start w:val="1"/>
      <w:numFmt w:val="bullet"/>
      <w:lvlText w:val=""/>
      <w:lvlJc w:val="left"/>
      <w:pPr>
        <w:ind w:left="2160" w:hanging="360"/>
      </w:pPr>
      <w:rPr>
        <w:rFonts w:ascii="Wingdings" w:hAnsi="Wingdings" w:hint="default"/>
      </w:rPr>
    </w:lvl>
    <w:lvl w:ilvl="3" w:tplc="3CA878B8">
      <w:start w:val="1"/>
      <w:numFmt w:val="bullet"/>
      <w:lvlText w:val=""/>
      <w:lvlJc w:val="left"/>
      <w:pPr>
        <w:ind w:left="2880" w:hanging="360"/>
      </w:pPr>
      <w:rPr>
        <w:rFonts w:ascii="Symbol" w:hAnsi="Symbol" w:hint="default"/>
      </w:rPr>
    </w:lvl>
    <w:lvl w:ilvl="4" w:tplc="AB28AD46">
      <w:start w:val="1"/>
      <w:numFmt w:val="bullet"/>
      <w:lvlText w:val="o"/>
      <w:lvlJc w:val="left"/>
      <w:pPr>
        <w:ind w:left="3600" w:hanging="360"/>
      </w:pPr>
      <w:rPr>
        <w:rFonts w:ascii="Courier New" w:hAnsi="Courier New" w:hint="default"/>
      </w:rPr>
    </w:lvl>
    <w:lvl w:ilvl="5" w:tplc="CF06A92C">
      <w:start w:val="1"/>
      <w:numFmt w:val="bullet"/>
      <w:lvlText w:val=""/>
      <w:lvlJc w:val="left"/>
      <w:pPr>
        <w:ind w:left="4320" w:hanging="360"/>
      </w:pPr>
      <w:rPr>
        <w:rFonts w:ascii="Wingdings" w:hAnsi="Wingdings" w:hint="default"/>
      </w:rPr>
    </w:lvl>
    <w:lvl w:ilvl="6" w:tplc="77B6E876">
      <w:start w:val="1"/>
      <w:numFmt w:val="bullet"/>
      <w:lvlText w:val=""/>
      <w:lvlJc w:val="left"/>
      <w:pPr>
        <w:ind w:left="5040" w:hanging="360"/>
      </w:pPr>
      <w:rPr>
        <w:rFonts w:ascii="Symbol" w:hAnsi="Symbol" w:hint="default"/>
      </w:rPr>
    </w:lvl>
    <w:lvl w:ilvl="7" w:tplc="95789AB2">
      <w:start w:val="1"/>
      <w:numFmt w:val="bullet"/>
      <w:lvlText w:val="o"/>
      <w:lvlJc w:val="left"/>
      <w:pPr>
        <w:ind w:left="5760" w:hanging="360"/>
      </w:pPr>
      <w:rPr>
        <w:rFonts w:ascii="Courier New" w:hAnsi="Courier New" w:hint="default"/>
      </w:rPr>
    </w:lvl>
    <w:lvl w:ilvl="8" w:tplc="1472C1F4">
      <w:start w:val="1"/>
      <w:numFmt w:val="bullet"/>
      <w:lvlText w:val=""/>
      <w:lvlJc w:val="left"/>
      <w:pPr>
        <w:ind w:left="6480" w:hanging="360"/>
      </w:pPr>
      <w:rPr>
        <w:rFonts w:ascii="Wingdings" w:hAnsi="Wingdings" w:hint="default"/>
      </w:rPr>
    </w:lvl>
  </w:abstractNum>
  <w:abstractNum w:abstractNumId="13" w15:restartNumberingAfterBreak="0">
    <w:nsid w:val="2964C977"/>
    <w:multiLevelType w:val="hybridMultilevel"/>
    <w:tmpl w:val="46BCF0CA"/>
    <w:lvl w:ilvl="0" w:tplc="FE104400">
      <w:start w:val="1"/>
      <w:numFmt w:val="decimal"/>
      <w:lvlText w:val="%1."/>
      <w:lvlJc w:val="left"/>
      <w:pPr>
        <w:ind w:left="2136" w:hanging="360"/>
      </w:pPr>
    </w:lvl>
    <w:lvl w:ilvl="1" w:tplc="248432E0">
      <w:start w:val="1"/>
      <w:numFmt w:val="lowerLetter"/>
      <w:lvlText w:val="%2."/>
      <w:lvlJc w:val="left"/>
      <w:pPr>
        <w:ind w:left="2856" w:hanging="360"/>
      </w:pPr>
    </w:lvl>
    <w:lvl w:ilvl="2" w:tplc="4670B362">
      <w:start w:val="1"/>
      <w:numFmt w:val="lowerRoman"/>
      <w:lvlText w:val="%3."/>
      <w:lvlJc w:val="right"/>
      <w:pPr>
        <w:ind w:left="3576" w:hanging="180"/>
      </w:pPr>
    </w:lvl>
    <w:lvl w:ilvl="3" w:tplc="3F3AF36C">
      <w:start w:val="1"/>
      <w:numFmt w:val="decimal"/>
      <w:lvlText w:val="%4."/>
      <w:lvlJc w:val="left"/>
      <w:pPr>
        <w:ind w:left="4296" w:hanging="360"/>
      </w:pPr>
    </w:lvl>
    <w:lvl w:ilvl="4" w:tplc="F8C40E36">
      <w:start w:val="1"/>
      <w:numFmt w:val="lowerLetter"/>
      <w:lvlText w:val="%5."/>
      <w:lvlJc w:val="left"/>
      <w:pPr>
        <w:ind w:left="5016" w:hanging="360"/>
      </w:pPr>
    </w:lvl>
    <w:lvl w:ilvl="5" w:tplc="9EDCF6BC">
      <w:start w:val="1"/>
      <w:numFmt w:val="lowerRoman"/>
      <w:lvlText w:val="%6."/>
      <w:lvlJc w:val="right"/>
      <w:pPr>
        <w:ind w:left="5736" w:hanging="180"/>
      </w:pPr>
    </w:lvl>
    <w:lvl w:ilvl="6" w:tplc="288E3AEC">
      <w:start w:val="1"/>
      <w:numFmt w:val="decimal"/>
      <w:lvlText w:val="%7."/>
      <w:lvlJc w:val="left"/>
      <w:pPr>
        <w:ind w:left="6456" w:hanging="360"/>
      </w:pPr>
    </w:lvl>
    <w:lvl w:ilvl="7" w:tplc="EE68924C">
      <w:start w:val="1"/>
      <w:numFmt w:val="lowerLetter"/>
      <w:lvlText w:val="%8."/>
      <w:lvlJc w:val="left"/>
      <w:pPr>
        <w:ind w:left="7176" w:hanging="360"/>
      </w:pPr>
    </w:lvl>
    <w:lvl w:ilvl="8" w:tplc="D636832E">
      <w:start w:val="1"/>
      <w:numFmt w:val="lowerRoman"/>
      <w:lvlText w:val="%9."/>
      <w:lvlJc w:val="right"/>
      <w:pPr>
        <w:ind w:left="7896" w:hanging="180"/>
      </w:pPr>
    </w:lvl>
  </w:abstractNum>
  <w:abstractNum w:abstractNumId="14" w15:restartNumberingAfterBreak="0">
    <w:nsid w:val="2C9F0F06"/>
    <w:multiLevelType w:val="hybridMultilevel"/>
    <w:tmpl w:val="CB5C2448"/>
    <w:lvl w:ilvl="0" w:tplc="180A0001">
      <w:start w:val="1"/>
      <w:numFmt w:val="bullet"/>
      <w:lvlText w:val=""/>
      <w:lvlJc w:val="left"/>
      <w:pPr>
        <w:ind w:left="720" w:hanging="360"/>
      </w:pPr>
      <w:rPr>
        <w:rFonts w:ascii="Symbol" w:hAnsi="Symbol" w:hint="default"/>
      </w:rPr>
    </w:lvl>
    <w:lvl w:ilvl="1" w:tplc="E0BADF82">
      <w:start w:val="1"/>
      <w:numFmt w:val="bullet"/>
      <w:lvlText w:val=""/>
      <w:lvlPicBulletId w:val="0"/>
      <w:lvlJc w:val="left"/>
      <w:pPr>
        <w:ind w:left="1440" w:hanging="360"/>
      </w:pPr>
      <w:rPr>
        <w:rFonts w:ascii="Symbol" w:hAnsi="Symbol" w:hint="default"/>
        <w:color w:val="auto"/>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15" w15:restartNumberingAfterBreak="0">
    <w:nsid w:val="2CC70A26"/>
    <w:multiLevelType w:val="hybridMultilevel"/>
    <w:tmpl w:val="AEDCB094"/>
    <w:lvl w:ilvl="0" w:tplc="AFC0DCEC">
      <w:start w:val="1"/>
      <w:numFmt w:val="bullet"/>
      <w:lvlText w:val=""/>
      <w:lvlJc w:val="left"/>
      <w:pPr>
        <w:ind w:left="1080" w:hanging="360"/>
      </w:pPr>
      <w:rPr>
        <w:rFonts w:ascii="Symbol" w:hAnsi="Symbol" w:hint="default"/>
      </w:rPr>
    </w:lvl>
    <w:lvl w:ilvl="1" w:tplc="F6CA3E6A">
      <w:start w:val="1"/>
      <w:numFmt w:val="bullet"/>
      <w:lvlText w:val="o"/>
      <w:lvlJc w:val="left"/>
      <w:pPr>
        <w:ind w:left="1800" w:hanging="360"/>
      </w:pPr>
      <w:rPr>
        <w:rFonts w:ascii="Courier New" w:hAnsi="Courier New" w:hint="default"/>
      </w:rPr>
    </w:lvl>
    <w:lvl w:ilvl="2" w:tplc="FBA2165C">
      <w:start w:val="1"/>
      <w:numFmt w:val="bullet"/>
      <w:lvlText w:val=""/>
      <w:lvlJc w:val="left"/>
      <w:pPr>
        <w:ind w:left="2520" w:hanging="360"/>
      </w:pPr>
      <w:rPr>
        <w:rFonts w:ascii="Wingdings" w:hAnsi="Wingdings" w:hint="default"/>
      </w:rPr>
    </w:lvl>
    <w:lvl w:ilvl="3" w:tplc="140087A6">
      <w:start w:val="1"/>
      <w:numFmt w:val="bullet"/>
      <w:lvlText w:val=""/>
      <w:lvlJc w:val="left"/>
      <w:pPr>
        <w:ind w:left="3240" w:hanging="360"/>
      </w:pPr>
      <w:rPr>
        <w:rFonts w:ascii="Symbol" w:hAnsi="Symbol" w:hint="default"/>
      </w:rPr>
    </w:lvl>
    <w:lvl w:ilvl="4" w:tplc="50EE53BE">
      <w:start w:val="1"/>
      <w:numFmt w:val="bullet"/>
      <w:lvlText w:val="o"/>
      <w:lvlJc w:val="left"/>
      <w:pPr>
        <w:ind w:left="3960" w:hanging="360"/>
      </w:pPr>
      <w:rPr>
        <w:rFonts w:ascii="Courier New" w:hAnsi="Courier New" w:hint="default"/>
      </w:rPr>
    </w:lvl>
    <w:lvl w:ilvl="5" w:tplc="1B562EF2">
      <w:start w:val="1"/>
      <w:numFmt w:val="bullet"/>
      <w:lvlText w:val=""/>
      <w:lvlJc w:val="left"/>
      <w:pPr>
        <w:ind w:left="4680" w:hanging="360"/>
      </w:pPr>
      <w:rPr>
        <w:rFonts w:ascii="Wingdings" w:hAnsi="Wingdings" w:hint="default"/>
      </w:rPr>
    </w:lvl>
    <w:lvl w:ilvl="6" w:tplc="77849D86">
      <w:start w:val="1"/>
      <w:numFmt w:val="bullet"/>
      <w:lvlText w:val=""/>
      <w:lvlJc w:val="left"/>
      <w:pPr>
        <w:ind w:left="5400" w:hanging="360"/>
      </w:pPr>
      <w:rPr>
        <w:rFonts w:ascii="Symbol" w:hAnsi="Symbol" w:hint="default"/>
      </w:rPr>
    </w:lvl>
    <w:lvl w:ilvl="7" w:tplc="B70493DE">
      <w:start w:val="1"/>
      <w:numFmt w:val="bullet"/>
      <w:lvlText w:val="o"/>
      <w:lvlJc w:val="left"/>
      <w:pPr>
        <w:ind w:left="6120" w:hanging="360"/>
      </w:pPr>
      <w:rPr>
        <w:rFonts w:ascii="Courier New" w:hAnsi="Courier New" w:hint="default"/>
      </w:rPr>
    </w:lvl>
    <w:lvl w:ilvl="8" w:tplc="4AEE1962">
      <w:start w:val="1"/>
      <w:numFmt w:val="bullet"/>
      <w:lvlText w:val=""/>
      <w:lvlJc w:val="left"/>
      <w:pPr>
        <w:ind w:left="6840" w:hanging="360"/>
      </w:pPr>
      <w:rPr>
        <w:rFonts w:ascii="Wingdings" w:hAnsi="Wingdings" w:hint="default"/>
      </w:rPr>
    </w:lvl>
  </w:abstractNum>
  <w:abstractNum w:abstractNumId="16" w15:restartNumberingAfterBreak="0">
    <w:nsid w:val="34E292B1"/>
    <w:multiLevelType w:val="hybridMultilevel"/>
    <w:tmpl w:val="8062D1FA"/>
    <w:lvl w:ilvl="0" w:tplc="0C9E597A">
      <w:start w:val="1"/>
      <w:numFmt w:val="decimal"/>
      <w:lvlText w:val="%1."/>
      <w:lvlJc w:val="left"/>
      <w:pPr>
        <w:ind w:left="2136" w:hanging="360"/>
      </w:pPr>
    </w:lvl>
    <w:lvl w:ilvl="1" w:tplc="087488B6">
      <w:start w:val="1"/>
      <w:numFmt w:val="lowerLetter"/>
      <w:lvlText w:val="%2."/>
      <w:lvlJc w:val="left"/>
      <w:pPr>
        <w:ind w:left="2856" w:hanging="360"/>
      </w:pPr>
    </w:lvl>
    <w:lvl w:ilvl="2" w:tplc="39D64FEA">
      <w:start w:val="1"/>
      <w:numFmt w:val="lowerRoman"/>
      <w:lvlText w:val="%3."/>
      <w:lvlJc w:val="right"/>
      <w:pPr>
        <w:ind w:left="3576" w:hanging="180"/>
      </w:pPr>
    </w:lvl>
    <w:lvl w:ilvl="3" w:tplc="4B8A41C0">
      <w:start w:val="1"/>
      <w:numFmt w:val="decimal"/>
      <w:lvlText w:val="%4."/>
      <w:lvlJc w:val="left"/>
      <w:pPr>
        <w:ind w:left="4296" w:hanging="360"/>
      </w:pPr>
    </w:lvl>
    <w:lvl w:ilvl="4" w:tplc="EF5090A4">
      <w:start w:val="1"/>
      <w:numFmt w:val="lowerLetter"/>
      <w:lvlText w:val="%5."/>
      <w:lvlJc w:val="left"/>
      <w:pPr>
        <w:ind w:left="5016" w:hanging="360"/>
      </w:pPr>
    </w:lvl>
    <w:lvl w:ilvl="5" w:tplc="5F4E8884">
      <w:start w:val="1"/>
      <w:numFmt w:val="lowerRoman"/>
      <w:lvlText w:val="%6."/>
      <w:lvlJc w:val="right"/>
      <w:pPr>
        <w:ind w:left="5736" w:hanging="180"/>
      </w:pPr>
    </w:lvl>
    <w:lvl w:ilvl="6" w:tplc="CD1C4D74">
      <w:start w:val="1"/>
      <w:numFmt w:val="decimal"/>
      <w:lvlText w:val="%7."/>
      <w:lvlJc w:val="left"/>
      <w:pPr>
        <w:ind w:left="6456" w:hanging="360"/>
      </w:pPr>
    </w:lvl>
    <w:lvl w:ilvl="7" w:tplc="D0888418">
      <w:start w:val="1"/>
      <w:numFmt w:val="lowerLetter"/>
      <w:lvlText w:val="%8."/>
      <w:lvlJc w:val="left"/>
      <w:pPr>
        <w:ind w:left="7176" w:hanging="360"/>
      </w:pPr>
    </w:lvl>
    <w:lvl w:ilvl="8" w:tplc="221A8E66">
      <w:start w:val="1"/>
      <w:numFmt w:val="lowerRoman"/>
      <w:lvlText w:val="%9."/>
      <w:lvlJc w:val="right"/>
      <w:pPr>
        <w:ind w:left="7896" w:hanging="180"/>
      </w:pPr>
    </w:lvl>
  </w:abstractNum>
  <w:abstractNum w:abstractNumId="17" w15:restartNumberingAfterBreak="0">
    <w:nsid w:val="39B222C9"/>
    <w:multiLevelType w:val="hybridMultilevel"/>
    <w:tmpl w:val="7A9C3BC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40535F18"/>
    <w:multiLevelType w:val="hybridMultilevel"/>
    <w:tmpl w:val="EC3412F0"/>
    <w:lvl w:ilvl="0" w:tplc="E0BADF82">
      <w:start w:val="1"/>
      <w:numFmt w:val="bullet"/>
      <w:lvlText w:val=""/>
      <w:lvlPicBulletId w:val="0"/>
      <w:lvlJc w:val="left"/>
      <w:pPr>
        <w:ind w:left="1440" w:hanging="360"/>
      </w:pPr>
      <w:rPr>
        <w:rFonts w:ascii="Symbol" w:hAnsi="Symbol" w:hint="default"/>
        <w:color w:val="auto"/>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9" w15:restartNumberingAfterBreak="0">
    <w:nsid w:val="435C69F9"/>
    <w:multiLevelType w:val="hybridMultilevel"/>
    <w:tmpl w:val="407E8794"/>
    <w:lvl w:ilvl="0" w:tplc="B742EFBE">
      <w:start w:val="1"/>
      <w:numFmt w:val="decimal"/>
      <w:lvlText w:val="%1."/>
      <w:lvlJc w:val="left"/>
      <w:pPr>
        <w:ind w:left="1776" w:hanging="360"/>
      </w:pPr>
    </w:lvl>
    <w:lvl w:ilvl="1" w:tplc="086EB060">
      <w:start w:val="1"/>
      <w:numFmt w:val="lowerLetter"/>
      <w:lvlText w:val="%2."/>
      <w:lvlJc w:val="left"/>
      <w:pPr>
        <w:ind w:left="2496" w:hanging="360"/>
      </w:pPr>
    </w:lvl>
    <w:lvl w:ilvl="2" w:tplc="FE046522">
      <w:start w:val="1"/>
      <w:numFmt w:val="lowerRoman"/>
      <w:lvlText w:val="%3."/>
      <w:lvlJc w:val="right"/>
      <w:pPr>
        <w:ind w:left="3216" w:hanging="180"/>
      </w:pPr>
    </w:lvl>
    <w:lvl w:ilvl="3" w:tplc="3DBCAFBE">
      <w:start w:val="1"/>
      <w:numFmt w:val="decimal"/>
      <w:lvlText w:val="%4."/>
      <w:lvlJc w:val="left"/>
      <w:pPr>
        <w:ind w:left="3936" w:hanging="360"/>
      </w:pPr>
    </w:lvl>
    <w:lvl w:ilvl="4" w:tplc="87FA0B42">
      <w:start w:val="1"/>
      <w:numFmt w:val="lowerLetter"/>
      <w:lvlText w:val="%5."/>
      <w:lvlJc w:val="left"/>
      <w:pPr>
        <w:ind w:left="4656" w:hanging="360"/>
      </w:pPr>
    </w:lvl>
    <w:lvl w:ilvl="5" w:tplc="21D412E4">
      <w:start w:val="1"/>
      <w:numFmt w:val="lowerRoman"/>
      <w:lvlText w:val="%6."/>
      <w:lvlJc w:val="right"/>
      <w:pPr>
        <w:ind w:left="5376" w:hanging="180"/>
      </w:pPr>
    </w:lvl>
    <w:lvl w:ilvl="6" w:tplc="F61C2632">
      <w:start w:val="1"/>
      <w:numFmt w:val="decimal"/>
      <w:lvlText w:val="%7."/>
      <w:lvlJc w:val="left"/>
      <w:pPr>
        <w:ind w:left="6096" w:hanging="360"/>
      </w:pPr>
    </w:lvl>
    <w:lvl w:ilvl="7" w:tplc="ACE450B2">
      <w:start w:val="1"/>
      <w:numFmt w:val="lowerLetter"/>
      <w:lvlText w:val="%8."/>
      <w:lvlJc w:val="left"/>
      <w:pPr>
        <w:ind w:left="6816" w:hanging="360"/>
      </w:pPr>
    </w:lvl>
    <w:lvl w:ilvl="8" w:tplc="1774FBFA">
      <w:start w:val="1"/>
      <w:numFmt w:val="lowerRoman"/>
      <w:lvlText w:val="%9."/>
      <w:lvlJc w:val="right"/>
      <w:pPr>
        <w:ind w:left="7536" w:hanging="180"/>
      </w:pPr>
    </w:lvl>
  </w:abstractNum>
  <w:abstractNum w:abstractNumId="20" w15:restartNumberingAfterBreak="0">
    <w:nsid w:val="436362D5"/>
    <w:multiLevelType w:val="hybridMultilevel"/>
    <w:tmpl w:val="6028776E"/>
    <w:lvl w:ilvl="0" w:tplc="E0BADF82">
      <w:start w:val="1"/>
      <w:numFmt w:val="bullet"/>
      <w:lvlText w:val=""/>
      <w:lvlPicBulletId w:val="0"/>
      <w:lvlJc w:val="left"/>
      <w:pPr>
        <w:ind w:left="1068" w:hanging="360"/>
      </w:pPr>
      <w:rPr>
        <w:rFonts w:ascii="Symbol" w:hAnsi="Symbol" w:hint="default"/>
        <w:color w:val="auto"/>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21" w15:restartNumberingAfterBreak="0">
    <w:nsid w:val="451EDAB8"/>
    <w:multiLevelType w:val="hybridMultilevel"/>
    <w:tmpl w:val="146496F4"/>
    <w:lvl w:ilvl="0" w:tplc="A920BFCC">
      <w:start w:val="1"/>
      <w:numFmt w:val="bullet"/>
      <w:lvlText w:val=""/>
      <w:lvlJc w:val="left"/>
      <w:pPr>
        <w:ind w:left="2136" w:hanging="360"/>
      </w:pPr>
      <w:rPr>
        <w:rFonts w:ascii="Symbol" w:hAnsi="Symbol" w:hint="default"/>
      </w:rPr>
    </w:lvl>
    <w:lvl w:ilvl="1" w:tplc="A1C2FEFE">
      <w:start w:val="1"/>
      <w:numFmt w:val="bullet"/>
      <w:lvlText w:val="o"/>
      <w:lvlJc w:val="left"/>
      <w:pPr>
        <w:ind w:left="2856" w:hanging="360"/>
      </w:pPr>
      <w:rPr>
        <w:rFonts w:ascii="Courier New" w:hAnsi="Courier New" w:hint="default"/>
      </w:rPr>
    </w:lvl>
    <w:lvl w:ilvl="2" w:tplc="DE54C386">
      <w:start w:val="1"/>
      <w:numFmt w:val="bullet"/>
      <w:lvlText w:val=""/>
      <w:lvlJc w:val="left"/>
      <w:pPr>
        <w:ind w:left="3576" w:hanging="360"/>
      </w:pPr>
      <w:rPr>
        <w:rFonts w:ascii="Wingdings" w:hAnsi="Wingdings" w:hint="default"/>
      </w:rPr>
    </w:lvl>
    <w:lvl w:ilvl="3" w:tplc="63287732">
      <w:start w:val="1"/>
      <w:numFmt w:val="bullet"/>
      <w:lvlText w:val=""/>
      <w:lvlJc w:val="left"/>
      <w:pPr>
        <w:ind w:left="4296" w:hanging="360"/>
      </w:pPr>
      <w:rPr>
        <w:rFonts w:ascii="Symbol" w:hAnsi="Symbol" w:hint="default"/>
      </w:rPr>
    </w:lvl>
    <w:lvl w:ilvl="4" w:tplc="184097B2">
      <w:start w:val="1"/>
      <w:numFmt w:val="bullet"/>
      <w:lvlText w:val="o"/>
      <w:lvlJc w:val="left"/>
      <w:pPr>
        <w:ind w:left="5016" w:hanging="360"/>
      </w:pPr>
      <w:rPr>
        <w:rFonts w:ascii="Courier New" w:hAnsi="Courier New" w:hint="default"/>
      </w:rPr>
    </w:lvl>
    <w:lvl w:ilvl="5" w:tplc="145C4F40">
      <w:start w:val="1"/>
      <w:numFmt w:val="bullet"/>
      <w:lvlText w:val=""/>
      <w:lvlJc w:val="left"/>
      <w:pPr>
        <w:ind w:left="5736" w:hanging="360"/>
      </w:pPr>
      <w:rPr>
        <w:rFonts w:ascii="Wingdings" w:hAnsi="Wingdings" w:hint="default"/>
      </w:rPr>
    </w:lvl>
    <w:lvl w:ilvl="6" w:tplc="B3823474">
      <w:start w:val="1"/>
      <w:numFmt w:val="bullet"/>
      <w:lvlText w:val=""/>
      <w:lvlJc w:val="left"/>
      <w:pPr>
        <w:ind w:left="6456" w:hanging="360"/>
      </w:pPr>
      <w:rPr>
        <w:rFonts w:ascii="Symbol" w:hAnsi="Symbol" w:hint="default"/>
      </w:rPr>
    </w:lvl>
    <w:lvl w:ilvl="7" w:tplc="C9344A7E">
      <w:start w:val="1"/>
      <w:numFmt w:val="bullet"/>
      <w:lvlText w:val="o"/>
      <w:lvlJc w:val="left"/>
      <w:pPr>
        <w:ind w:left="7176" w:hanging="360"/>
      </w:pPr>
      <w:rPr>
        <w:rFonts w:ascii="Courier New" w:hAnsi="Courier New" w:hint="default"/>
      </w:rPr>
    </w:lvl>
    <w:lvl w:ilvl="8" w:tplc="49D01980">
      <w:start w:val="1"/>
      <w:numFmt w:val="bullet"/>
      <w:lvlText w:val=""/>
      <w:lvlJc w:val="left"/>
      <w:pPr>
        <w:ind w:left="7896" w:hanging="360"/>
      </w:pPr>
      <w:rPr>
        <w:rFonts w:ascii="Wingdings" w:hAnsi="Wingdings" w:hint="default"/>
      </w:rPr>
    </w:lvl>
  </w:abstractNum>
  <w:abstractNum w:abstractNumId="22" w15:restartNumberingAfterBreak="0">
    <w:nsid w:val="4EA18EB6"/>
    <w:multiLevelType w:val="hybridMultilevel"/>
    <w:tmpl w:val="885A8502"/>
    <w:lvl w:ilvl="0" w:tplc="2BCE0882">
      <w:start w:val="1"/>
      <w:numFmt w:val="bullet"/>
      <w:lvlText w:val=""/>
      <w:lvlJc w:val="left"/>
      <w:pPr>
        <w:ind w:left="720" w:hanging="360"/>
      </w:pPr>
      <w:rPr>
        <w:rFonts w:ascii="Symbol" w:hAnsi="Symbol" w:hint="default"/>
      </w:rPr>
    </w:lvl>
    <w:lvl w:ilvl="1" w:tplc="D4F0A42C">
      <w:start w:val="1"/>
      <w:numFmt w:val="bullet"/>
      <w:lvlText w:val="o"/>
      <w:lvlJc w:val="left"/>
      <w:pPr>
        <w:ind w:left="1440" w:hanging="360"/>
      </w:pPr>
      <w:rPr>
        <w:rFonts w:ascii="Courier New" w:hAnsi="Courier New" w:hint="default"/>
      </w:rPr>
    </w:lvl>
    <w:lvl w:ilvl="2" w:tplc="A9C0B65A">
      <w:start w:val="1"/>
      <w:numFmt w:val="bullet"/>
      <w:lvlText w:val=""/>
      <w:lvlJc w:val="left"/>
      <w:pPr>
        <w:ind w:left="2160" w:hanging="360"/>
      </w:pPr>
      <w:rPr>
        <w:rFonts w:ascii="Wingdings" w:hAnsi="Wingdings" w:hint="default"/>
      </w:rPr>
    </w:lvl>
    <w:lvl w:ilvl="3" w:tplc="27D22524">
      <w:start w:val="1"/>
      <w:numFmt w:val="bullet"/>
      <w:lvlText w:val=""/>
      <w:lvlJc w:val="left"/>
      <w:pPr>
        <w:ind w:left="2880" w:hanging="360"/>
      </w:pPr>
      <w:rPr>
        <w:rFonts w:ascii="Symbol" w:hAnsi="Symbol" w:hint="default"/>
      </w:rPr>
    </w:lvl>
    <w:lvl w:ilvl="4" w:tplc="495220A6">
      <w:start w:val="1"/>
      <w:numFmt w:val="bullet"/>
      <w:lvlText w:val="o"/>
      <w:lvlJc w:val="left"/>
      <w:pPr>
        <w:ind w:left="3600" w:hanging="360"/>
      </w:pPr>
      <w:rPr>
        <w:rFonts w:ascii="Courier New" w:hAnsi="Courier New" w:hint="default"/>
      </w:rPr>
    </w:lvl>
    <w:lvl w:ilvl="5" w:tplc="F788DD76">
      <w:start w:val="1"/>
      <w:numFmt w:val="bullet"/>
      <w:lvlText w:val=""/>
      <w:lvlJc w:val="left"/>
      <w:pPr>
        <w:ind w:left="4320" w:hanging="360"/>
      </w:pPr>
      <w:rPr>
        <w:rFonts w:ascii="Wingdings" w:hAnsi="Wingdings" w:hint="default"/>
      </w:rPr>
    </w:lvl>
    <w:lvl w:ilvl="6" w:tplc="BB202B02">
      <w:start w:val="1"/>
      <w:numFmt w:val="bullet"/>
      <w:lvlText w:val=""/>
      <w:lvlJc w:val="left"/>
      <w:pPr>
        <w:ind w:left="5040" w:hanging="360"/>
      </w:pPr>
      <w:rPr>
        <w:rFonts w:ascii="Symbol" w:hAnsi="Symbol" w:hint="default"/>
      </w:rPr>
    </w:lvl>
    <w:lvl w:ilvl="7" w:tplc="6FF820E4">
      <w:start w:val="1"/>
      <w:numFmt w:val="bullet"/>
      <w:lvlText w:val="o"/>
      <w:lvlJc w:val="left"/>
      <w:pPr>
        <w:ind w:left="5760" w:hanging="360"/>
      </w:pPr>
      <w:rPr>
        <w:rFonts w:ascii="Courier New" w:hAnsi="Courier New" w:hint="default"/>
      </w:rPr>
    </w:lvl>
    <w:lvl w:ilvl="8" w:tplc="434AD75C">
      <w:start w:val="1"/>
      <w:numFmt w:val="bullet"/>
      <w:lvlText w:val=""/>
      <w:lvlJc w:val="left"/>
      <w:pPr>
        <w:ind w:left="6480" w:hanging="360"/>
      </w:pPr>
      <w:rPr>
        <w:rFonts w:ascii="Wingdings" w:hAnsi="Wingdings" w:hint="default"/>
      </w:rPr>
    </w:lvl>
  </w:abstractNum>
  <w:abstractNum w:abstractNumId="23" w15:restartNumberingAfterBreak="0">
    <w:nsid w:val="4EC8AB6D"/>
    <w:multiLevelType w:val="hybridMultilevel"/>
    <w:tmpl w:val="F8F8FDCA"/>
    <w:lvl w:ilvl="0" w:tplc="D31A2F4A">
      <w:start w:val="1"/>
      <w:numFmt w:val="decimal"/>
      <w:lvlText w:val="%1."/>
      <w:lvlJc w:val="left"/>
      <w:pPr>
        <w:ind w:left="2136" w:hanging="360"/>
      </w:pPr>
    </w:lvl>
    <w:lvl w:ilvl="1" w:tplc="76F05586">
      <w:start w:val="1"/>
      <w:numFmt w:val="lowerLetter"/>
      <w:lvlText w:val="%2."/>
      <w:lvlJc w:val="left"/>
      <w:pPr>
        <w:ind w:left="2856" w:hanging="360"/>
      </w:pPr>
    </w:lvl>
    <w:lvl w:ilvl="2" w:tplc="59521C4E">
      <w:start w:val="1"/>
      <w:numFmt w:val="lowerRoman"/>
      <w:lvlText w:val="%3."/>
      <w:lvlJc w:val="right"/>
      <w:pPr>
        <w:ind w:left="3576" w:hanging="180"/>
      </w:pPr>
    </w:lvl>
    <w:lvl w:ilvl="3" w:tplc="3CFC0584">
      <w:start w:val="1"/>
      <w:numFmt w:val="decimal"/>
      <w:lvlText w:val="%4."/>
      <w:lvlJc w:val="left"/>
      <w:pPr>
        <w:ind w:left="4296" w:hanging="360"/>
      </w:pPr>
    </w:lvl>
    <w:lvl w:ilvl="4" w:tplc="F7C04B58">
      <w:start w:val="1"/>
      <w:numFmt w:val="lowerLetter"/>
      <w:lvlText w:val="%5."/>
      <w:lvlJc w:val="left"/>
      <w:pPr>
        <w:ind w:left="5016" w:hanging="360"/>
      </w:pPr>
    </w:lvl>
    <w:lvl w:ilvl="5" w:tplc="C6A89A54">
      <w:start w:val="1"/>
      <w:numFmt w:val="lowerRoman"/>
      <w:lvlText w:val="%6."/>
      <w:lvlJc w:val="right"/>
      <w:pPr>
        <w:ind w:left="5736" w:hanging="180"/>
      </w:pPr>
    </w:lvl>
    <w:lvl w:ilvl="6" w:tplc="17CA06F2">
      <w:start w:val="1"/>
      <w:numFmt w:val="decimal"/>
      <w:lvlText w:val="%7."/>
      <w:lvlJc w:val="left"/>
      <w:pPr>
        <w:ind w:left="6456" w:hanging="360"/>
      </w:pPr>
    </w:lvl>
    <w:lvl w:ilvl="7" w:tplc="F5A8BBC2">
      <w:start w:val="1"/>
      <w:numFmt w:val="lowerLetter"/>
      <w:lvlText w:val="%8."/>
      <w:lvlJc w:val="left"/>
      <w:pPr>
        <w:ind w:left="7176" w:hanging="360"/>
      </w:pPr>
    </w:lvl>
    <w:lvl w:ilvl="8" w:tplc="A6D4807C">
      <w:start w:val="1"/>
      <w:numFmt w:val="lowerRoman"/>
      <w:lvlText w:val="%9."/>
      <w:lvlJc w:val="right"/>
      <w:pPr>
        <w:ind w:left="7896" w:hanging="180"/>
      </w:pPr>
    </w:lvl>
  </w:abstractNum>
  <w:abstractNum w:abstractNumId="24" w15:restartNumberingAfterBreak="0">
    <w:nsid w:val="50E7EF41"/>
    <w:multiLevelType w:val="hybridMultilevel"/>
    <w:tmpl w:val="8B2829D6"/>
    <w:lvl w:ilvl="0" w:tplc="658C4402">
      <w:start w:val="1"/>
      <w:numFmt w:val="bullet"/>
      <w:lvlText w:val=""/>
      <w:lvlJc w:val="left"/>
      <w:pPr>
        <w:ind w:left="720" w:hanging="360"/>
      </w:pPr>
      <w:rPr>
        <w:rFonts w:ascii="Symbol" w:hAnsi="Symbol" w:hint="default"/>
      </w:rPr>
    </w:lvl>
    <w:lvl w:ilvl="1" w:tplc="842CF28A">
      <w:start w:val="1"/>
      <w:numFmt w:val="bullet"/>
      <w:lvlText w:val="o"/>
      <w:lvlJc w:val="left"/>
      <w:pPr>
        <w:ind w:left="1440" w:hanging="360"/>
      </w:pPr>
      <w:rPr>
        <w:rFonts w:ascii="Courier New" w:hAnsi="Courier New" w:hint="default"/>
      </w:rPr>
    </w:lvl>
    <w:lvl w:ilvl="2" w:tplc="57E093D8">
      <w:start w:val="1"/>
      <w:numFmt w:val="bullet"/>
      <w:lvlText w:val=""/>
      <w:lvlJc w:val="left"/>
      <w:pPr>
        <w:ind w:left="2160" w:hanging="360"/>
      </w:pPr>
      <w:rPr>
        <w:rFonts w:ascii="Wingdings" w:hAnsi="Wingdings" w:hint="default"/>
      </w:rPr>
    </w:lvl>
    <w:lvl w:ilvl="3" w:tplc="5EAA3B10">
      <w:start w:val="1"/>
      <w:numFmt w:val="bullet"/>
      <w:lvlText w:val=""/>
      <w:lvlJc w:val="left"/>
      <w:pPr>
        <w:ind w:left="2880" w:hanging="360"/>
      </w:pPr>
      <w:rPr>
        <w:rFonts w:ascii="Symbol" w:hAnsi="Symbol" w:hint="default"/>
      </w:rPr>
    </w:lvl>
    <w:lvl w:ilvl="4" w:tplc="52C4953E">
      <w:start w:val="1"/>
      <w:numFmt w:val="bullet"/>
      <w:lvlText w:val="o"/>
      <w:lvlJc w:val="left"/>
      <w:pPr>
        <w:ind w:left="3600" w:hanging="360"/>
      </w:pPr>
      <w:rPr>
        <w:rFonts w:ascii="Courier New" w:hAnsi="Courier New" w:hint="default"/>
      </w:rPr>
    </w:lvl>
    <w:lvl w:ilvl="5" w:tplc="0504A8A2">
      <w:start w:val="1"/>
      <w:numFmt w:val="bullet"/>
      <w:lvlText w:val=""/>
      <w:lvlJc w:val="left"/>
      <w:pPr>
        <w:ind w:left="4320" w:hanging="360"/>
      </w:pPr>
      <w:rPr>
        <w:rFonts w:ascii="Wingdings" w:hAnsi="Wingdings" w:hint="default"/>
      </w:rPr>
    </w:lvl>
    <w:lvl w:ilvl="6" w:tplc="CD583004">
      <w:start w:val="1"/>
      <w:numFmt w:val="bullet"/>
      <w:lvlText w:val=""/>
      <w:lvlJc w:val="left"/>
      <w:pPr>
        <w:ind w:left="5040" w:hanging="360"/>
      </w:pPr>
      <w:rPr>
        <w:rFonts w:ascii="Symbol" w:hAnsi="Symbol" w:hint="default"/>
      </w:rPr>
    </w:lvl>
    <w:lvl w:ilvl="7" w:tplc="9A66A38A">
      <w:start w:val="1"/>
      <w:numFmt w:val="bullet"/>
      <w:lvlText w:val="o"/>
      <w:lvlJc w:val="left"/>
      <w:pPr>
        <w:ind w:left="5760" w:hanging="360"/>
      </w:pPr>
      <w:rPr>
        <w:rFonts w:ascii="Courier New" w:hAnsi="Courier New" w:hint="default"/>
      </w:rPr>
    </w:lvl>
    <w:lvl w:ilvl="8" w:tplc="5CE41ECA">
      <w:start w:val="1"/>
      <w:numFmt w:val="bullet"/>
      <w:lvlText w:val=""/>
      <w:lvlJc w:val="left"/>
      <w:pPr>
        <w:ind w:left="6480" w:hanging="360"/>
      </w:pPr>
      <w:rPr>
        <w:rFonts w:ascii="Wingdings" w:hAnsi="Wingdings" w:hint="default"/>
      </w:rPr>
    </w:lvl>
  </w:abstractNum>
  <w:abstractNum w:abstractNumId="25" w15:restartNumberingAfterBreak="0">
    <w:nsid w:val="52B9A616"/>
    <w:multiLevelType w:val="hybridMultilevel"/>
    <w:tmpl w:val="701A2050"/>
    <w:lvl w:ilvl="0" w:tplc="E7E04038">
      <w:start w:val="1"/>
      <w:numFmt w:val="decimal"/>
      <w:lvlText w:val="%1."/>
      <w:lvlJc w:val="left"/>
      <w:pPr>
        <w:ind w:left="2484" w:hanging="360"/>
      </w:pPr>
    </w:lvl>
    <w:lvl w:ilvl="1" w:tplc="35682680">
      <w:start w:val="1"/>
      <w:numFmt w:val="lowerLetter"/>
      <w:lvlText w:val="%2."/>
      <w:lvlJc w:val="left"/>
      <w:pPr>
        <w:ind w:left="3204" w:hanging="360"/>
      </w:pPr>
    </w:lvl>
    <w:lvl w:ilvl="2" w:tplc="478C5A2A">
      <w:start w:val="1"/>
      <w:numFmt w:val="lowerRoman"/>
      <w:lvlText w:val="%3."/>
      <w:lvlJc w:val="right"/>
      <w:pPr>
        <w:ind w:left="3924" w:hanging="180"/>
      </w:pPr>
    </w:lvl>
    <w:lvl w:ilvl="3" w:tplc="7496F890">
      <w:start w:val="1"/>
      <w:numFmt w:val="decimal"/>
      <w:lvlText w:val="%4."/>
      <w:lvlJc w:val="left"/>
      <w:pPr>
        <w:ind w:left="4644" w:hanging="360"/>
      </w:pPr>
    </w:lvl>
    <w:lvl w:ilvl="4" w:tplc="79728252">
      <w:start w:val="1"/>
      <w:numFmt w:val="lowerLetter"/>
      <w:lvlText w:val="%5."/>
      <w:lvlJc w:val="left"/>
      <w:pPr>
        <w:ind w:left="5364" w:hanging="360"/>
      </w:pPr>
    </w:lvl>
    <w:lvl w:ilvl="5" w:tplc="2876ABA2">
      <w:start w:val="1"/>
      <w:numFmt w:val="lowerRoman"/>
      <w:lvlText w:val="%6."/>
      <w:lvlJc w:val="right"/>
      <w:pPr>
        <w:ind w:left="6084" w:hanging="180"/>
      </w:pPr>
    </w:lvl>
    <w:lvl w:ilvl="6" w:tplc="14205526">
      <w:start w:val="1"/>
      <w:numFmt w:val="decimal"/>
      <w:lvlText w:val="%7."/>
      <w:lvlJc w:val="left"/>
      <w:pPr>
        <w:ind w:left="6804" w:hanging="360"/>
      </w:pPr>
    </w:lvl>
    <w:lvl w:ilvl="7" w:tplc="1FAA2FF4">
      <w:start w:val="1"/>
      <w:numFmt w:val="lowerLetter"/>
      <w:lvlText w:val="%8."/>
      <w:lvlJc w:val="left"/>
      <w:pPr>
        <w:ind w:left="7524" w:hanging="360"/>
      </w:pPr>
    </w:lvl>
    <w:lvl w:ilvl="8" w:tplc="2182E52E">
      <w:start w:val="1"/>
      <w:numFmt w:val="lowerRoman"/>
      <w:lvlText w:val="%9."/>
      <w:lvlJc w:val="right"/>
      <w:pPr>
        <w:ind w:left="8244" w:hanging="180"/>
      </w:pPr>
    </w:lvl>
  </w:abstractNum>
  <w:abstractNum w:abstractNumId="26" w15:restartNumberingAfterBreak="0">
    <w:nsid w:val="53BD4727"/>
    <w:multiLevelType w:val="hybridMultilevel"/>
    <w:tmpl w:val="D11A4FF2"/>
    <w:lvl w:ilvl="0" w:tplc="205EFDD4">
      <w:start w:val="1"/>
      <w:numFmt w:val="bullet"/>
      <w:lvlText w:val=""/>
      <w:lvlPicBulletId w:val="1"/>
      <w:lvlJc w:val="left"/>
      <w:pPr>
        <w:ind w:left="720" w:hanging="360"/>
      </w:pPr>
      <w:rPr>
        <w:rFonts w:ascii="Symbol" w:hAnsi="Symbol" w:hint="default"/>
        <w:color w:val="auto"/>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7" w15:restartNumberingAfterBreak="0">
    <w:nsid w:val="55F279D5"/>
    <w:multiLevelType w:val="hybridMultilevel"/>
    <w:tmpl w:val="CF76882C"/>
    <w:lvl w:ilvl="0" w:tplc="180A000F">
      <w:start w:val="1"/>
      <w:numFmt w:val="decimal"/>
      <w:lvlText w:val="%1."/>
      <w:lvlJc w:val="left"/>
      <w:pPr>
        <w:ind w:left="1428" w:hanging="360"/>
      </w:pPr>
    </w:lvl>
    <w:lvl w:ilvl="1" w:tplc="180A0019" w:tentative="1">
      <w:start w:val="1"/>
      <w:numFmt w:val="lowerLetter"/>
      <w:lvlText w:val="%2."/>
      <w:lvlJc w:val="left"/>
      <w:pPr>
        <w:ind w:left="2148" w:hanging="360"/>
      </w:pPr>
    </w:lvl>
    <w:lvl w:ilvl="2" w:tplc="180A001B" w:tentative="1">
      <w:start w:val="1"/>
      <w:numFmt w:val="lowerRoman"/>
      <w:lvlText w:val="%3."/>
      <w:lvlJc w:val="right"/>
      <w:pPr>
        <w:ind w:left="2868" w:hanging="180"/>
      </w:pPr>
    </w:lvl>
    <w:lvl w:ilvl="3" w:tplc="180A000F" w:tentative="1">
      <w:start w:val="1"/>
      <w:numFmt w:val="decimal"/>
      <w:lvlText w:val="%4."/>
      <w:lvlJc w:val="left"/>
      <w:pPr>
        <w:ind w:left="3588" w:hanging="360"/>
      </w:pPr>
    </w:lvl>
    <w:lvl w:ilvl="4" w:tplc="180A0019" w:tentative="1">
      <w:start w:val="1"/>
      <w:numFmt w:val="lowerLetter"/>
      <w:lvlText w:val="%5."/>
      <w:lvlJc w:val="left"/>
      <w:pPr>
        <w:ind w:left="4308" w:hanging="360"/>
      </w:pPr>
    </w:lvl>
    <w:lvl w:ilvl="5" w:tplc="180A001B" w:tentative="1">
      <w:start w:val="1"/>
      <w:numFmt w:val="lowerRoman"/>
      <w:lvlText w:val="%6."/>
      <w:lvlJc w:val="right"/>
      <w:pPr>
        <w:ind w:left="5028" w:hanging="180"/>
      </w:pPr>
    </w:lvl>
    <w:lvl w:ilvl="6" w:tplc="180A000F" w:tentative="1">
      <w:start w:val="1"/>
      <w:numFmt w:val="decimal"/>
      <w:lvlText w:val="%7."/>
      <w:lvlJc w:val="left"/>
      <w:pPr>
        <w:ind w:left="5748" w:hanging="360"/>
      </w:pPr>
    </w:lvl>
    <w:lvl w:ilvl="7" w:tplc="180A0019" w:tentative="1">
      <w:start w:val="1"/>
      <w:numFmt w:val="lowerLetter"/>
      <w:lvlText w:val="%8."/>
      <w:lvlJc w:val="left"/>
      <w:pPr>
        <w:ind w:left="6468" w:hanging="360"/>
      </w:pPr>
    </w:lvl>
    <w:lvl w:ilvl="8" w:tplc="180A001B" w:tentative="1">
      <w:start w:val="1"/>
      <w:numFmt w:val="lowerRoman"/>
      <w:lvlText w:val="%9."/>
      <w:lvlJc w:val="right"/>
      <w:pPr>
        <w:ind w:left="7188" w:hanging="180"/>
      </w:pPr>
    </w:lvl>
  </w:abstractNum>
  <w:abstractNum w:abstractNumId="28" w15:restartNumberingAfterBreak="0">
    <w:nsid w:val="571BB6E4"/>
    <w:multiLevelType w:val="hybridMultilevel"/>
    <w:tmpl w:val="D472C7D8"/>
    <w:lvl w:ilvl="0" w:tplc="1E2844D4">
      <w:start w:val="1"/>
      <w:numFmt w:val="decimal"/>
      <w:lvlText w:val="%1."/>
      <w:lvlJc w:val="left"/>
      <w:pPr>
        <w:ind w:left="720" w:hanging="360"/>
      </w:pPr>
    </w:lvl>
    <w:lvl w:ilvl="1" w:tplc="F926E0FC">
      <w:start w:val="1"/>
      <w:numFmt w:val="lowerLetter"/>
      <w:lvlText w:val="%2."/>
      <w:lvlJc w:val="left"/>
      <w:pPr>
        <w:ind w:left="1440" w:hanging="360"/>
      </w:pPr>
    </w:lvl>
    <w:lvl w:ilvl="2" w:tplc="AECC7C7E">
      <w:start w:val="1"/>
      <w:numFmt w:val="lowerRoman"/>
      <w:lvlText w:val="%3."/>
      <w:lvlJc w:val="right"/>
      <w:pPr>
        <w:ind w:left="2160" w:hanging="180"/>
      </w:pPr>
    </w:lvl>
    <w:lvl w:ilvl="3" w:tplc="55B2EA68">
      <w:start w:val="1"/>
      <w:numFmt w:val="decimal"/>
      <w:lvlText w:val="%4."/>
      <w:lvlJc w:val="left"/>
      <w:pPr>
        <w:ind w:left="2880" w:hanging="360"/>
      </w:pPr>
    </w:lvl>
    <w:lvl w:ilvl="4" w:tplc="50065F18">
      <w:start w:val="1"/>
      <w:numFmt w:val="lowerLetter"/>
      <w:lvlText w:val="%5."/>
      <w:lvlJc w:val="left"/>
      <w:pPr>
        <w:ind w:left="3600" w:hanging="360"/>
      </w:pPr>
    </w:lvl>
    <w:lvl w:ilvl="5" w:tplc="AF026D82">
      <w:start w:val="1"/>
      <w:numFmt w:val="lowerRoman"/>
      <w:lvlText w:val="%6."/>
      <w:lvlJc w:val="right"/>
      <w:pPr>
        <w:ind w:left="4320" w:hanging="180"/>
      </w:pPr>
    </w:lvl>
    <w:lvl w:ilvl="6" w:tplc="9E327102">
      <w:start w:val="1"/>
      <w:numFmt w:val="decimal"/>
      <w:lvlText w:val="%7."/>
      <w:lvlJc w:val="left"/>
      <w:pPr>
        <w:ind w:left="5040" w:hanging="360"/>
      </w:pPr>
    </w:lvl>
    <w:lvl w:ilvl="7" w:tplc="DAC2D6BA">
      <w:start w:val="1"/>
      <w:numFmt w:val="lowerLetter"/>
      <w:lvlText w:val="%8."/>
      <w:lvlJc w:val="left"/>
      <w:pPr>
        <w:ind w:left="5760" w:hanging="360"/>
      </w:pPr>
    </w:lvl>
    <w:lvl w:ilvl="8" w:tplc="2B6C1962">
      <w:start w:val="1"/>
      <w:numFmt w:val="lowerRoman"/>
      <w:lvlText w:val="%9."/>
      <w:lvlJc w:val="right"/>
      <w:pPr>
        <w:ind w:left="6480" w:hanging="180"/>
      </w:pPr>
    </w:lvl>
  </w:abstractNum>
  <w:abstractNum w:abstractNumId="29" w15:restartNumberingAfterBreak="0">
    <w:nsid w:val="5B45C017"/>
    <w:multiLevelType w:val="hybridMultilevel"/>
    <w:tmpl w:val="995C0054"/>
    <w:lvl w:ilvl="0" w:tplc="E62CD158">
      <w:start w:val="1"/>
      <w:numFmt w:val="bullet"/>
      <w:lvlText w:val="o"/>
      <w:lvlJc w:val="left"/>
      <w:pPr>
        <w:ind w:left="1068" w:hanging="360"/>
      </w:pPr>
      <w:rPr>
        <w:rFonts w:ascii="Courier New" w:hAnsi="Courier New" w:hint="default"/>
      </w:rPr>
    </w:lvl>
    <w:lvl w:ilvl="1" w:tplc="BC1E54D0">
      <w:start w:val="1"/>
      <w:numFmt w:val="bullet"/>
      <w:lvlText w:val="o"/>
      <w:lvlJc w:val="left"/>
      <w:pPr>
        <w:ind w:left="1788" w:hanging="360"/>
      </w:pPr>
      <w:rPr>
        <w:rFonts w:ascii="Courier New" w:hAnsi="Courier New" w:hint="default"/>
      </w:rPr>
    </w:lvl>
    <w:lvl w:ilvl="2" w:tplc="1EC6D950">
      <w:start w:val="1"/>
      <w:numFmt w:val="bullet"/>
      <w:lvlText w:val=""/>
      <w:lvlJc w:val="left"/>
      <w:pPr>
        <w:ind w:left="2508" w:hanging="360"/>
      </w:pPr>
      <w:rPr>
        <w:rFonts w:ascii="Wingdings" w:hAnsi="Wingdings" w:hint="default"/>
      </w:rPr>
    </w:lvl>
    <w:lvl w:ilvl="3" w:tplc="8A72B2F8">
      <w:start w:val="1"/>
      <w:numFmt w:val="bullet"/>
      <w:lvlText w:val=""/>
      <w:lvlJc w:val="left"/>
      <w:pPr>
        <w:ind w:left="3228" w:hanging="360"/>
      </w:pPr>
      <w:rPr>
        <w:rFonts w:ascii="Symbol" w:hAnsi="Symbol" w:hint="default"/>
      </w:rPr>
    </w:lvl>
    <w:lvl w:ilvl="4" w:tplc="8526ABDE">
      <w:start w:val="1"/>
      <w:numFmt w:val="bullet"/>
      <w:lvlText w:val="o"/>
      <w:lvlJc w:val="left"/>
      <w:pPr>
        <w:ind w:left="3948" w:hanging="360"/>
      </w:pPr>
      <w:rPr>
        <w:rFonts w:ascii="Courier New" w:hAnsi="Courier New" w:hint="default"/>
      </w:rPr>
    </w:lvl>
    <w:lvl w:ilvl="5" w:tplc="CE7CE69A">
      <w:start w:val="1"/>
      <w:numFmt w:val="bullet"/>
      <w:lvlText w:val=""/>
      <w:lvlJc w:val="left"/>
      <w:pPr>
        <w:ind w:left="4668" w:hanging="360"/>
      </w:pPr>
      <w:rPr>
        <w:rFonts w:ascii="Wingdings" w:hAnsi="Wingdings" w:hint="default"/>
      </w:rPr>
    </w:lvl>
    <w:lvl w:ilvl="6" w:tplc="5B0083E6">
      <w:start w:val="1"/>
      <w:numFmt w:val="bullet"/>
      <w:lvlText w:val=""/>
      <w:lvlJc w:val="left"/>
      <w:pPr>
        <w:ind w:left="5388" w:hanging="360"/>
      </w:pPr>
      <w:rPr>
        <w:rFonts w:ascii="Symbol" w:hAnsi="Symbol" w:hint="default"/>
      </w:rPr>
    </w:lvl>
    <w:lvl w:ilvl="7" w:tplc="8CE4AB34">
      <w:start w:val="1"/>
      <w:numFmt w:val="bullet"/>
      <w:lvlText w:val="o"/>
      <w:lvlJc w:val="left"/>
      <w:pPr>
        <w:ind w:left="6108" w:hanging="360"/>
      </w:pPr>
      <w:rPr>
        <w:rFonts w:ascii="Courier New" w:hAnsi="Courier New" w:hint="default"/>
      </w:rPr>
    </w:lvl>
    <w:lvl w:ilvl="8" w:tplc="7C64806E">
      <w:start w:val="1"/>
      <w:numFmt w:val="bullet"/>
      <w:lvlText w:val=""/>
      <w:lvlJc w:val="left"/>
      <w:pPr>
        <w:ind w:left="6828" w:hanging="360"/>
      </w:pPr>
      <w:rPr>
        <w:rFonts w:ascii="Wingdings" w:hAnsi="Wingdings" w:hint="default"/>
      </w:rPr>
    </w:lvl>
  </w:abstractNum>
  <w:abstractNum w:abstractNumId="30" w15:restartNumberingAfterBreak="0">
    <w:nsid w:val="5D4277F3"/>
    <w:multiLevelType w:val="hybridMultilevel"/>
    <w:tmpl w:val="EE34EB0E"/>
    <w:lvl w:ilvl="0" w:tplc="205EFDD4">
      <w:start w:val="1"/>
      <w:numFmt w:val="bullet"/>
      <w:lvlText w:val=""/>
      <w:lvlPicBulletId w:val="1"/>
      <w:lvlJc w:val="left"/>
      <w:pPr>
        <w:ind w:left="1068" w:hanging="360"/>
      </w:pPr>
      <w:rPr>
        <w:rFonts w:ascii="Symbol" w:hAnsi="Symbol" w:hint="default"/>
        <w:color w:val="auto"/>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1" w15:restartNumberingAfterBreak="0">
    <w:nsid w:val="61536F11"/>
    <w:multiLevelType w:val="hybridMultilevel"/>
    <w:tmpl w:val="AA3AF654"/>
    <w:lvl w:ilvl="0" w:tplc="B996262E">
      <w:start w:val="1"/>
      <w:numFmt w:val="bullet"/>
      <w:lvlText w:val=""/>
      <w:lvlJc w:val="left"/>
      <w:pPr>
        <w:ind w:left="720" w:hanging="360"/>
      </w:pPr>
      <w:rPr>
        <w:rFonts w:ascii="Symbol" w:hAnsi="Symbol" w:hint="default"/>
      </w:rPr>
    </w:lvl>
    <w:lvl w:ilvl="1" w:tplc="3160C048">
      <w:start w:val="1"/>
      <w:numFmt w:val="bullet"/>
      <w:lvlText w:val="o"/>
      <w:lvlJc w:val="left"/>
      <w:pPr>
        <w:ind w:left="1440" w:hanging="360"/>
      </w:pPr>
      <w:rPr>
        <w:rFonts w:ascii="Courier New" w:hAnsi="Courier New" w:hint="default"/>
      </w:rPr>
    </w:lvl>
    <w:lvl w:ilvl="2" w:tplc="196473C2">
      <w:start w:val="1"/>
      <w:numFmt w:val="bullet"/>
      <w:lvlText w:val=""/>
      <w:lvlJc w:val="left"/>
      <w:pPr>
        <w:ind w:left="2160" w:hanging="360"/>
      </w:pPr>
      <w:rPr>
        <w:rFonts w:ascii="Wingdings" w:hAnsi="Wingdings" w:hint="default"/>
      </w:rPr>
    </w:lvl>
    <w:lvl w:ilvl="3" w:tplc="64BCFB6A">
      <w:start w:val="1"/>
      <w:numFmt w:val="bullet"/>
      <w:lvlText w:val=""/>
      <w:lvlJc w:val="left"/>
      <w:pPr>
        <w:ind w:left="2880" w:hanging="360"/>
      </w:pPr>
      <w:rPr>
        <w:rFonts w:ascii="Symbol" w:hAnsi="Symbol" w:hint="default"/>
      </w:rPr>
    </w:lvl>
    <w:lvl w:ilvl="4" w:tplc="D47AE26A">
      <w:start w:val="1"/>
      <w:numFmt w:val="bullet"/>
      <w:lvlText w:val="o"/>
      <w:lvlJc w:val="left"/>
      <w:pPr>
        <w:ind w:left="3600" w:hanging="360"/>
      </w:pPr>
      <w:rPr>
        <w:rFonts w:ascii="Courier New" w:hAnsi="Courier New" w:hint="default"/>
      </w:rPr>
    </w:lvl>
    <w:lvl w:ilvl="5" w:tplc="782EEBD6">
      <w:start w:val="1"/>
      <w:numFmt w:val="bullet"/>
      <w:lvlText w:val=""/>
      <w:lvlJc w:val="left"/>
      <w:pPr>
        <w:ind w:left="4320" w:hanging="360"/>
      </w:pPr>
      <w:rPr>
        <w:rFonts w:ascii="Wingdings" w:hAnsi="Wingdings" w:hint="default"/>
      </w:rPr>
    </w:lvl>
    <w:lvl w:ilvl="6" w:tplc="F10CFB24">
      <w:start w:val="1"/>
      <w:numFmt w:val="bullet"/>
      <w:lvlText w:val=""/>
      <w:lvlJc w:val="left"/>
      <w:pPr>
        <w:ind w:left="5040" w:hanging="360"/>
      </w:pPr>
      <w:rPr>
        <w:rFonts w:ascii="Symbol" w:hAnsi="Symbol" w:hint="default"/>
      </w:rPr>
    </w:lvl>
    <w:lvl w:ilvl="7" w:tplc="553A1BEC">
      <w:start w:val="1"/>
      <w:numFmt w:val="bullet"/>
      <w:lvlText w:val="o"/>
      <w:lvlJc w:val="left"/>
      <w:pPr>
        <w:ind w:left="5760" w:hanging="360"/>
      </w:pPr>
      <w:rPr>
        <w:rFonts w:ascii="Courier New" w:hAnsi="Courier New" w:hint="default"/>
      </w:rPr>
    </w:lvl>
    <w:lvl w:ilvl="8" w:tplc="ACD28C7C">
      <w:start w:val="1"/>
      <w:numFmt w:val="bullet"/>
      <w:lvlText w:val=""/>
      <w:lvlJc w:val="left"/>
      <w:pPr>
        <w:ind w:left="6480" w:hanging="360"/>
      </w:pPr>
      <w:rPr>
        <w:rFonts w:ascii="Wingdings" w:hAnsi="Wingdings" w:hint="default"/>
      </w:rPr>
    </w:lvl>
  </w:abstractNum>
  <w:abstractNum w:abstractNumId="32" w15:restartNumberingAfterBreak="0">
    <w:nsid w:val="68D37605"/>
    <w:multiLevelType w:val="hybridMultilevel"/>
    <w:tmpl w:val="A67E99C4"/>
    <w:lvl w:ilvl="0" w:tplc="80B66E00">
      <w:start w:val="1"/>
      <w:numFmt w:val="decimal"/>
      <w:lvlText w:val="%1."/>
      <w:lvlJc w:val="left"/>
      <w:pPr>
        <w:ind w:left="2520" w:hanging="360"/>
      </w:pPr>
    </w:lvl>
    <w:lvl w:ilvl="1" w:tplc="55EA6D42">
      <w:start w:val="1"/>
      <w:numFmt w:val="lowerLetter"/>
      <w:lvlText w:val="%2."/>
      <w:lvlJc w:val="left"/>
      <w:pPr>
        <w:ind w:left="3240" w:hanging="360"/>
      </w:pPr>
    </w:lvl>
    <w:lvl w:ilvl="2" w:tplc="154C86F2">
      <w:start w:val="1"/>
      <w:numFmt w:val="lowerRoman"/>
      <w:lvlText w:val="%3."/>
      <w:lvlJc w:val="right"/>
      <w:pPr>
        <w:ind w:left="3960" w:hanging="180"/>
      </w:pPr>
    </w:lvl>
    <w:lvl w:ilvl="3" w:tplc="82E65570">
      <w:start w:val="1"/>
      <w:numFmt w:val="decimal"/>
      <w:lvlText w:val="%4."/>
      <w:lvlJc w:val="left"/>
      <w:pPr>
        <w:ind w:left="4680" w:hanging="360"/>
      </w:pPr>
    </w:lvl>
    <w:lvl w:ilvl="4" w:tplc="240C2AE0">
      <w:start w:val="1"/>
      <w:numFmt w:val="lowerLetter"/>
      <w:lvlText w:val="%5."/>
      <w:lvlJc w:val="left"/>
      <w:pPr>
        <w:ind w:left="5400" w:hanging="360"/>
      </w:pPr>
    </w:lvl>
    <w:lvl w:ilvl="5" w:tplc="605AF348">
      <w:start w:val="1"/>
      <w:numFmt w:val="lowerRoman"/>
      <w:lvlText w:val="%6."/>
      <w:lvlJc w:val="right"/>
      <w:pPr>
        <w:ind w:left="6120" w:hanging="180"/>
      </w:pPr>
    </w:lvl>
    <w:lvl w:ilvl="6" w:tplc="9D84542C">
      <w:start w:val="1"/>
      <w:numFmt w:val="decimal"/>
      <w:lvlText w:val="%7."/>
      <w:lvlJc w:val="left"/>
      <w:pPr>
        <w:ind w:left="6840" w:hanging="360"/>
      </w:pPr>
    </w:lvl>
    <w:lvl w:ilvl="7" w:tplc="8506C6D0">
      <w:start w:val="1"/>
      <w:numFmt w:val="lowerLetter"/>
      <w:lvlText w:val="%8."/>
      <w:lvlJc w:val="left"/>
      <w:pPr>
        <w:ind w:left="7560" w:hanging="360"/>
      </w:pPr>
    </w:lvl>
    <w:lvl w:ilvl="8" w:tplc="D4B4A3C6">
      <w:start w:val="1"/>
      <w:numFmt w:val="lowerRoman"/>
      <w:lvlText w:val="%9."/>
      <w:lvlJc w:val="right"/>
      <w:pPr>
        <w:ind w:left="8280" w:hanging="180"/>
      </w:pPr>
    </w:lvl>
  </w:abstractNum>
  <w:abstractNum w:abstractNumId="33" w15:restartNumberingAfterBreak="0">
    <w:nsid w:val="6C8DE966"/>
    <w:multiLevelType w:val="hybridMultilevel"/>
    <w:tmpl w:val="5D32E0FC"/>
    <w:lvl w:ilvl="0" w:tplc="BDEED67C">
      <w:start w:val="1"/>
      <w:numFmt w:val="bullet"/>
      <w:lvlText w:val=""/>
      <w:lvlJc w:val="left"/>
      <w:pPr>
        <w:ind w:left="720" w:hanging="360"/>
      </w:pPr>
      <w:rPr>
        <w:rFonts w:ascii="Symbol" w:hAnsi="Symbol" w:hint="default"/>
      </w:rPr>
    </w:lvl>
    <w:lvl w:ilvl="1" w:tplc="CCC64646">
      <w:start w:val="1"/>
      <w:numFmt w:val="bullet"/>
      <w:lvlText w:val="o"/>
      <w:lvlJc w:val="left"/>
      <w:pPr>
        <w:ind w:left="1440" w:hanging="360"/>
      </w:pPr>
      <w:rPr>
        <w:rFonts w:ascii="Courier New" w:hAnsi="Courier New" w:hint="default"/>
      </w:rPr>
    </w:lvl>
    <w:lvl w:ilvl="2" w:tplc="400C9A80">
      <w:start w:val="1"/>
      <w:numFmt w:val="bullet"/>
      <w:lvlText w:val=""/>
      <w:lvlJc w:val="left"/>
      <w:pPr>
        <w:ind w:left="2160" w:hanging="360"/>
      </w:pPr>
      <w:rPr>
        <w:rFonts w:ascii="Wingdings" w:hAnsi="Wingdings" w:hint="default"/>
      </w:rPr>
    </w:lvl>
    <w:lvl w:ilvl="3" w:tplc="A4D28484">
      <w:start w:val="1"/>
      <w:numFmt w:val="bullet"/>
      <w:lvlText w:val=""/>
      <w:lvlJc w:val="left"/>
      <w:pPr>
        <w:ind w:left="2880" w:hanging="360"/>
      </w:pPr>
      <w:rPr>
        <w:rFonts w:ascii="Symbol" w:hAnsi="Symbol" w:hint="default"/>
      </w:rPr>
    </w:lvl>
    <w:lvl w:ilvl="4" w:tplc="587CE84A">
      <w:start w:val="1"/>
      <w:numFmt w:val="bullet"/>
      <w:lvlText w:val="o"/>
      <w:lvlJc w:val="left"/>
      <w:pPr>
        <w:ind w:left="3600" w:hanging="360"/>
      </w:pPr>
      <w:rPr>
        <w:rFonts w:ascii="Courier New" w:hAnsi="Courier New" w:hint="default"/>
      </w:rPr>
    </w:lvl>
    <w:lvl w:ilvl="5" w:tplc="250812D4">
      <w:start w:val="1"/>
      <w:numFmt w:val="bullet"/>
      <w:lvlText w:val=""/>
      <w:lvlJc w:val="left"/>
      <w:pPr>
        <w:ind w:left="4320" w:hanging="360"/>
      </w:pPr>
      <w:rPr>
        <w:rFonts w:ascii="Wingdings" w:hAnsi="Wingdings" w:hint="default"/>
      </w:rPr>
    </w:lvl>
    <w:lvl w:ilvl="6" w:tplc="C3181D16">
      <w:start w:val="1"/>
      <w:numFmt w:val="bullet"/>
      <w:lvlText w:val=""/>
      <w:lvlJc w:val="left"/>
      <w:pPr>
        <w:ind w:left="5040" w:hanging="360"/>
      </w:pPr>
      <w:rPr>
        <w:rFonts w:ascii="Symbol" w:hAnsi="Symbol" w:hint="default"/>
      </w:rPr>
    </w:lvl>
    <w:lvl w:ilvl="7" w:tplc="43684D32">
      <w:start w:val="1"/>
      <w:numFmt w:val="bullet"/>
      <w:lvlText w:val="o"/>
      <w:lvlJc w:val="left"/>
      <w:pPr>
        <w:ind w:left="5760" w:hanging="360"/>
      </w:pPr>
      <w:rPr>
        <w:rFonts w:ascii="Courier New" w:hAnsi="Courier New" w:hint="default"/>
      </w:rPr>
    </w:lvl>
    <w:lvl w:ilvl="8" w:tplc="D85AA998">
      <w:start w:val="1"/>
      <w:numFmt w:val="bullet"/>
      <w:lvlText w:val=""/>
      <w:lvlJc w:val="left"/>
      <w:pPr>
        <w:ind w:left="6480" w:hanging="360"/>
      </w:pPr>
      <w:rPr>
        <w:rFonts w:ascii="Wingdings" w:hAnsi="Wingdings" w:hint="default"/>
      </w:rPr>
    </w:lvl>
  </w:abstractNum>
  <w:abstractNum w:abstractNumId="34" w15:restartNumberingAfterBreak="0">
    <w:nsid w:val="756BFB63"/>
    <w:multiLevelType w:val="hybridMultilevel"/>
    <w:tmpl w:val="1E76DF62"/>
    <w:lvl w:ilvl="0" w:tplc="4498C606">
      <w:start w:val="1"/>
      <w:numFmt w:val="bullet"/>
      <w:lvlText w:val=""/>
      <w:lvlJc w:val="left"/>
      <w:pPr>
        <w:ind w:left="720" w:hanging="360"/>
      </w:pPr>
      <w:rPr>
        <w:rFonts w:ascii="Symbol" w:hAnsi="Symbol" w:hint="default"/>
      </w:rPr>
    </w:lvl>
    <w:lvl w:ilvl="1" w:tplc="73028C84">
      <w:start w:val="1"/>
      <w:numFmt w:val="bullet"/>
      <w:lvlText w:val="o"/>
      <w:lvlJc w:val="left"/>
      <w:pPr>
        <w:ind w:left="1440" w:hanging="360"/>
      </w:pPr>
      <w:rPr>
        <w:rFonts w:ascii="Courier New" w:hAnsi="Courier New" w:hint="default"/>
      </w:rPr>
    </w:lvl>
    <w:lvl w:ilvl="2" w:tplc="3B84991E">
      <w:start w:val="1"/>
      <w:numFmt w:val="bullet"/>
      <w:lvlText w:val=""/>
      <w:lvlJc w:val="left"/>
      <w:pPr>
        <w:ind w:left="2160" w:hanging="360"/>
      </w:pPr>
      <w:rPr>
        <w:rFonts w:ascii="Wingdings" w:hAnsi="Wingdings" w:hint="default"/>
      </w:rPr>
    </w:lvl>
    <w:lvl w:ilvl="3" w:tplc="80163E20">
      <w:start w:val="1"/>
      <w:numFmt w:val="bullet"/>
      <w:lvlText w:val=""/>
      <w:lvlJc w:val="left"/>
      <w:pPr>
        <w:ind w:left="2880" w:hanging="360"/>
      </w:pPr>
      <w:rPr>
        <w:rFonts w:ascii="Symbol" w:hAnsi="Symbol" w:hint="default"/>
      </w:rPr>
    </w:lvl>
    <w:lvl w:ilvl="4" w:tplc="C6C4EE72">
      <w:start w:val="1"/>
      <w:numFmt w:val="bullet"/>
      <w:lvlText w:val="o"/>
      <w:lvlJc w:val="left"/>
      <w:pPr>
        <w:ind w:left="3600" w:hanging="360"/>
      </w:pPr>
      <w:rPr>
        <w:rFonts w:ascii="Courier New" w:hAnsi="Courier New" w:hint="default"/>
      </w:rPr>
    </w:lvl>
    <w:lvl w:ilvl="5" w:tplc="363AE046">
      <w:start w:val="1"/>
      <w:numFmt w:val="bullet"/>
      <w:lvlText w:val=""/>
      <w:lvlJc w:val="left"/>
      <w:pPr>
        <w:ind w:left="4320" w:hanging="360"/>
      </w:pPr>
      <w:rPr>
        <w:rFonts w:ascii="Wingdings" w:hAnsi="Wingdings" w:hint="default"/>
      </w:rPr>
    </w:lvl>
    <w:lvl w:ilvl="6" w:tplc="63B224CC">
      <w:start w:val="1"/>
      <w:numFmt w:val="bullet"/>
      <w:lvlText w:val=""/>
      <w:lvlJc w:val="left"/>
      <w:pPr>
        <w:ind w:left="5040" w:hanging="360"/>
      </w:pPr>
      <w:rPr>
        <w:rFonts w:ascii="Symbol" w:hAnsi="Symbol" w:hint="default"/>
      </w:rPr>
    </w:lvl>
    <w:lvl w:ilvl="7" w:tplc="3190CFB4">
      <w:start w:val="1"/>
      <w:numFmt w:val="bullet"/>
      <w:lvlText w:val="o"/>
      <w:lvlJc w:val="left"/>
      <w:pPr>
        <w:ind w:left="5760" w:hanging="360"/>
      </w:pPr>
      <w:rPr>
        <w:rFonts w:ascii="Courier New" w:hAnsi="Courier New" w:hint="default"/>
      </w:rPr>
    </w:lvl>
    <w:lvl w:ilvl="8" w:tplc="AD1CABC0">
      <w:start w:val="1"/>
      <w:numFmt w:val="bullet"/>
      <w:lvlText w:val=""/>
      <w:lvlJc w:val="left"/>
      <w:pPr>
        <w:ind w:left="6480" w:hanging="360"/>
      </w:pPr>
      <w:rPr>
        <w:rFonts w:ascii="Wingdings" w:hAnsi="Wingdings" w:hint="default"/>
      </w:rPr>
    </w:lvl>
  </w:abstractNum>
  <w:abstractNum w:abstractNumId="35" w15:restartNumberingAfterBreak="0">
    <w:nsid w:val="76879648"/>
    <w:multiLevelType w:val="hybridMultilevel"/>
    <w:tmpl w:val="48346572"/>
    <w:lvl w:ilvl="0" w:tplc="3662D4F6">
      <w:start w:val="1"/>
      <w:numFmt w:val="bullet"/>
      <w:lvlText w:val="o"/>
      <w:lvlJc w:val="left"/>
      <w:pPr>
        <w:ind w:left="1428" w:hanging="360"/>
      </w:pPr>
      <w:rPr>
        <w:rFonts w:ascii="Courier New" w:hAnsi="Courier New" w:hint="default"/>
      </w:rPr>
    </w:lvl>
    <w:lvl w:ilvl="1" w:tplc="87AA1BA6">
      <w:start w:val="1"/>
      <w:numFmt w:val="bullet"/>
      <w:lvlText w:val="o"/>
      <w:lvlJc w:val="left"/>
      <w:pPr>
        <w:ind w:left="2148" w:hanging="360"/>
      </w:pPr>
      <w:rPr>
        <w:rFonts w:ascii="Courier New" w:hAnsi="Courier New" w:hint="default"/>
      </w:rPr>
    </w:lvl>
    <w:lvl w:ilvl="2" w:tplc="FBC8E446">
      <w:start w:val="1"/>
      <w:numFmt w:val="bullet"/>
      <w:lvlText w:val=""/>
      <w:lvlJc w:val="left"/>
      <w:pPr>
        <w:ind w:left="2868" w:hanging="360"/>
      </w:pPr>
      <w:rPr>
        <w:rFonts w:ascii="Wingdings" w:hAnsi="Wingdings" w:hint="default"/>
      </w:rPr>
    </w:lvl>
    <w:lvl w:ilvl="3" w:tplc="D144C82E">
      <w:start w:val="1"/>
      <w:numFmt w:val="bullet"/>
      <w:lvlText w:val=""/>
      <w:lvlJc w:val="left"/>
      <w:pPr>
        <w:ind w:left="3588" w:hanging="360"/>
      </w:pPr>
      <w:rPr>
        <w:rFonts w:ascii="Symbol" w:hAnsi="Symbol" w:hint="default"/>
      </w:rPr>
    </w:lvl>
    <w:lvl w:ilvl="4" w:tplc="26A61966">
      <w:start w:val="1"/>
      <w:numFmt w:val="bullet"/>
      <w:lvlText w:val="o"/>
      <w:lvlJc w:val="left"/>
      <w:pPr>
        <w:ind w:left="4308" w:hanging="360"/>
      </w:pPr>
      <w:rPr>
        <w:rFonts w:ascii="Courier New" w:hAnsi="Courier New" w:hint="default"/>
      </w:rPr>
    </w:lvl>
    <w:lvl w:ilvl="5" w:tplc="AB4AC572">
      <w:start w:val="1"/>
      <w:numFmt w:val="bullet"/>
      <w:lvlText w:val=""/>
      <w:lvlJc w:val="left"/>
      <w:pPr>
        <w:ind w:left="5028" w:hanging="360"/>
      </w:pPr>
      <w:rPr>
        <w:rFonts w:ascii="Wingdings" w:hAnsi="Wingdings" w:hint="default"/>
      </w:rPr>
    </w:lvl>
    <w:lvl w:ilvl="6" w:tplc="2D50BFC8">
      <w:start w:val="1"/>
      <w:numFmt w:val="bullet"/>
      <w:lvlText w:val=""/>
      <w:lvlJc w:val="left"/>
      <w:pPr>
        <w:ind w:left="5748" w:hanging="360"/>
      </w:pPr>
      <w:rPr>
        <w:rFonts w:ascii="Symbol" w:hAnsi="Symbol" w:hint="default"/>
      </w:rPr>
    </w:lvl>
    <w:lvl w:ilvl="7" w:tplc="E4D8BC64">
      <w:start w:val="1"/>
      <w:numFmt w:val="bullet"/>
      <w:lvlText w:val="o"/>
      <w:lvlJc w:val="left"/>
      <w:pPr>
        <w:ind w:left="6468" w:hanging="360"/>
      </w:pPr>
      <w:rPr>
        <w:rFonts w:ascii="Courier New" w:hAnsi="Courier New" w:hint="default"/>
      </w:rPr>
    </w:lvl>
    <w:lvl w:ilvl="8" w:tplc="E9367986">
      <w:start w:val="1"/>
      <w:numFmt w:val="bullet"/>
      <w:lvlText w:val=""/>
      <w:lvlJc w:val="left"/>
      <w:pPr>
        <w:ind w:left="7188" w:hanging="360"/>
      </w:pPr>
      <w:rPr>
        <w:rFonts w:ascii="Wingdings" w:hAnsi="Wingdings" w:hint="default"/>
      </w:rPr>
    </w:lvl>
  </w:abstractNum>
  <w:abstractNum w:abstractNumId="36" w15:restartNumberingAfterBreak="0">
    <w:nsid w:val="769C346C"/>
    <w:multiLevelType w:val="hybridMultilevel"/>
    <w:tmpl w:val="2FA8941A"/>
    <w:lvl w:ilvl="0" w:tplc="25FC8FE0">
      <w:start w:val="1"/>
      <w:numFmt w:val="bullet"/>
      <w:lvlText w:val=""/>
      <w:lvlJc w:val="left"/>
      <w:pPr>
        <w:ind w:left="1788" w:hanging="360"/>
      </w:pPr>
      <w:rPr>
        <w:rFonts w:ascii="Symbol" w:hAnsi="Symbol" w:hint="default"/>
      </w:rPr>
    </w:lvl>
    <w:lvl w:ilvl="1" w:tplc="F04C22A8">
      <w:start w:val="1"/>
      <w:numFmt w:val="bullet"/>
      <w:lvlText w:val="o"/>
      <w:lvlJc w:val="left"/>
      <w:pPr>
        <w:ind w:left="2508" w:hanging="360"/>
      </w:pPr>
      <w:rPr>
        <w:rFonts w:ascii="Courier New" w:hAnsi="Courier New" w:hint="default"/>
      </w:rPr>
    </w:lvl>
    <w:lvl w:ilvl="2" w:tplc="E1F87970">
      <w:start w:val="1"/>
      <w:numFmt w:val="bullet"/>
      <w:lvlText w:val=""/>
      <w:lvlJc w:val="left"/>
      <w:pPr>
        <w:ind w:left="3228" w:hanging="360"/>
      </w:pPr>
      <w:rPr>
        <w:rFonts w:ascii="Wingdings" w:hAnsi="Wingdings" w:hint="default"/>
      </w:rPr>
    </w:lvl>
    <w:lvl w:ilvl="3" w:tplc="648CC818">
      <w:start w:val="1"/>
      <w:numFmt w:val="bullet"/>
      <w:lvlText w:val=""/>
      <w:lvlJc w:val="left"/>
      <w:pPr>
        <w:ind w:left="3948" w:hanging="360"/>
      </w:pPr>
      <w:rPr>
        <w:rFonts w:ascii="Symbol" w:hAnsi="Symbol" w:hint="default"/>
      </w:rPr>
    </w:lvl>
    <w:lvl w:ilvl="4" w:tplc="DB7CA686">
      <w:start w:val="1"/>
      <w:numFmt w:val="bullet"/>
      <w:lvlText w:val="o"/>
      <w:lvlJc w:val="left"/>
      <w:pPr>
        <w:ind w:left="4668" w:hanging="360"/>
      </w:pPr>
      <w:rPr>
        <w:rFonts w:ascii="Courier New" w:hAnsi="Courier New" w:hint="default"/>
      </w:rPr>
    </w:lvl>
    <w:lvl w:ilvl="5" w:tplc="CE1A3B0C">
      <w:start w:val="1"/>
      <w:numFmt w:val="bullet"/>
      <w:lvlText w:val=""/>
      <w:lvlJc w:val="left"/>
      <w:pPr>
        <w:ind w:left="5388" w:hanging="360"/>
      </w:pPr>
      <w:rPr>
        <w:rFonts w:ascii="Wingdings" w:hAnsi="Wingdings" w:hint="default"/>
      </w:rPr>
    </w:lvl>
    <w:lvl w:ilvl="6" w:tplc="C158E504">
      <w:start w:val="1"/>
      <w:numFmt w:val="bullet"/>
      <w:lvlText w:val=""/>
      <w:lvlJc w:val="left"/>
      <w:pPr>
        <w:ind w:left="6108" w:hanging="360"/>
      </w:pPr>
      <w:rPr>
        <w:rFonts w:ascii="Symbol" w:hAnsi="Symbol" w:hint="default"/>
      </w:rPr>
    </w:lvl>
    <w:lvl w:ilvl="7" w:tplc="8F0AF3DA">
      <w:start w:val="1"/>
      <w:numFmt w:val="bullet"/>
      <w:lvlText w:val="o"/>
      <w:lvlJc w:val="left"/>
      <w:pPr>
        <w:ind w:left="6828" w:hanging="360"/>
      </w:pPr>
      <w:rPr>
        <w:rFonts w:ascii="Courier New" w:hAnsi="Courier New" w:hint="default"/>
      </w:rPr>
    </w:lvl>
    <w:lvl w:ilvl="8" w:tplc="AC4C71A6">
      <w:start w:val="1"/>
      <w:numFmt w:val="bullet"/>
      <w:lvlText w:val=""/>
      <w:lvlJc w:val="left"/>
      <w:pPr>
        <w:ind w:left="7548" w:hanging="360"/>
      </w:pPr>
      <w:rPr>
        <w:rFonts w:ascii="Wingdings" w:hAnsi="Wingdings" w:hint="default"/>
      </w:rPr>
    </w:lvl>
  </w:abstractNum>
  <w:abstractNum w:abstractNumId="37" w15:restartNumberingAfterBreak="0">
    <w:nsid w:val="7BA238D9"/>
    <w:multiLevelType w:val="hybridMultilevel"/>
    <w:tmpl w:val="50F68524"/>
    <w:lvl w:ilvl="0" w:tplc="E0BADF82">
      <w:start w:val="1"/>
      <w:numFmt w:val="bullet"/>
      <w:lvlText w:val=""/>
      <w:lvlPicBulletId w:val="0"/>
      <w:lvlJc w:val="left"/>
      <w:pPr>
        <w:ind w:left="720" w:hanging="360"/>
      </w:pPr>
      <w:rPr>
        <w:rFonts w:ascii="Symbol" w:hAnsi="Symbol" w:hint="default"/>
        <w:color w:val="auto"/>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1927181278">
    <w:abstractNumId w:val="23"/>
  </w:num>
  <w:num w:numId="2" w16cid:durableId="1740591300">
    <w:abstractNumId w:val="16"/>
  </w:num>
  <w:num w:numId="3" w16cid:durableId="993486788">
    <w:abstractNumId w:val="19"/>
  </w:num>
  <w:num w:numId="4" w16cid:durableId="1681354243">
    <w:abstractNumId w:val="13"/>
  </w:num>
  <w:num w:numId="5" w16cid:durableId="1631205121">
    <w:abstractNumId w:val="11"/>
  </w:num>
  <w:num w:numId="6" w16cid:durableId="1273826404">
    <w:abstractNumId w:val="5"/>
  </w:num>
  <w:num w:numId="7" w16cid:durableId="599030093">
    <w:abstractNumId w:val="12"/>
  </w:num>
  <w:num w:numId="8" w16cid:durableId="1436098092">
    <w:abstractNumId w:val="34"/>
  </w:num>
  <w:num w:numId="9" w16cid:durableId="830753599">
    <w:abstractNumId w:val="25"/>
  </w:num>
  <w:num w:numId="10" w16cid:durableId="1432509396">
    <w:abstractNumId w:val="29"/>
  </w:num>
  <w:num w:numId="11" w16cid:durableId="1222983907">
    <w:abstractNumId w:val="6"/>
  </w:num>
  <w:num w:numId="12" w16cid:durableId="2136365691">
    <w:abstractNumId w:val="7"/>
  </w:num>
  <w:num w:numId="13" w16cid:durableId="523783168">
    <w:abstractNumId w:val="31"/>
  </w:num>
  <w:num w:numId="14" w16cid:durableId="1096485139">
    <w:abstractNumId w:val="4"/>
  </w:num>
  <w:num w:numId="15" w16cid:durableId="1744133322">
    <w:abstractNumId w:val="28"/>
  </w:num>
  <w:num w:numId="16" w16cid:durableId="1955210362">
    <w:abstractNumId w:val="35"/>
  </w:num>
  <w:num w:numId="17" w16cid:durableId="1564680314">
    <w:abstractNumId w:val="10"/>
  </w:num>
  <w:num w:numId="18" w16cid:durableId="1631863229">
    <w:abstractNumId w:val="15"/>
  </w:num>
  <w:num w:numId="19" w16cid:durableId="397633535">
    <w:abstractNumId w:val="21"/>
  </w:num>
  <w:num w:numId="20" w16cid:durableId="2141997311">
    <w:abstractNumId w:val="32"/>
  </w:num>
  <w:num w:numId="21" w16cid:durableId="1030643058">
    <w:abstractNumId w:val="24"/>
  </w:num>
  <w:num w:numId="22" w16cid:durableId="998774396">
    <w:abstractNumId w:val="22"/>
  </w:num>
  <w:num w:numId="23" w16cid:durableId="1545826663">
    <w:abstractNumId w:val="9"/>
  </w:num>
  <w:num w:numId="24" w16cid:durableId="825828281">
    <w:abstractNumId w:val="36"/>
  </w:num>
  <w:num w:numId="25" w16cid:durableId="216670496">
    <w:abstractNumId w:val="33"/>
  </w:num>
  <w:num w:numId="26" w16cid:durableId="433475825">
    <w:abstractNumId w:val="17"/>
  </w:num>
  <w:num w:numId="27" w16cid:durableId="409348243">
    <w:abstractNumId w:val="14"/>
  </w:num>
  <w:num w:numId="28" w16cid:durableId="1548956002">
    <w:abstractNumId w:val="18"/>
  </w:num>
  <w:num w:numId="29" w16cid:durableId="1934123117">
    <w:abstractNumId w:val="37"/>
  </w:num>
  <w:num w:numId="30" w16cid:durableId="194735714">
    <w:abstractNumId w:val="8"/>
  </w:num>
  <w:num w:numId="31" w16cid:durableId="1565481138">
    <w:abstractNumId w:val="0"/>
  </w:num>
  <w:num w:numId="32" w16cid:durableId="1597901363">
    <w:abstractNumId w:val="2"/>
  </w:num>
  <w:num w:numId="33" w16cid:durableId="1966420290">
    <w:abstractNumId w:val="20"/>
  </w:num>
  <w:num w:numId="34" w16cid:durableId="754935691">
    <w:abstractNumId w:val="27"/>
  </w:num>
  <w:num w:numId="35" w16cid:durableId="1998997202">
    <w:abstractNumId w:val="30"/>
  </w:num>
  <w:num w:numId="36" w16cid:durableId="987634869">
    <w:abstractNumId w:val="3"/>
  </w:num>
  <w:num w:numId="37" w16cid:durableId="2070885031">
    <w:abstractNumId w:val="26"/>
  </w:num>
  <w:num w:numId="38" w16cid:durableId="176862288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oberto Goddard">
    <w15:presenceInfo w15:providerId="Windows Live" w15:userId="6fec59f00732b1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2A3"/>
    <w:rsid w:val="00143A2A"/>
    <w:rsid w:val="00164165"/>
    <w:rsid w:val="00233FF7"/>
    <w:rsid w:val="00257253"/>
    <w:rsid w:val="002A3D33"/>
    <w:rsid w:val="002A5360"/>
    <w:rsid w:val="003475AE"/>
    <w:rsid w:val="00380655"/>
    <w:rsid w:val="00387C45"/>
    <w:rsid w:val="00532A2D"/>
    <w:rsid w:val="00536A45"/>
    <w:rsid w:val="00577CBB"/>
    <w:rsid w:val="005B3C03"/>
    <w:rsid w:val="005E3BED"/>
    <w:rsid w:val="006652A3"/>
    <w:rsid w:val="00756CCC"/>
    <w:rsid w:val="00764F13"/>
    <w:rsid w:val="0078607C"/>
    <w:rsid w:val="007D4922"/>
    <w:rsid w:val="008C011E"/>
    <w:rsid w:val="008F0496"/>
    <w:rsid w:val="009A272E"/>
    <w:rsid w:val="009D33F0"/>
    <w:rsid w:val="009D4D89"/>
    <w:rsid w:val="009F5059"/>
    <w:rsid w:val="00A52822"/>
    <w:rsid w:val="00A838C0"/>
    <w:rsid w:val="00A92A27"/>
    <w:rsid w:val="00AC4C5A"/>
    <w:rsid w:val="00AC5EFD"/>
    <w:rsid w:val="00B35BE4"/>
    <w:rsid w:val="00C34B68"/>
    <w:rsid w:val="00C9344D"/>
    <w:rsid w:val="00C9754C"/>
    <w:rsid w:val="00D32E4D"/>
    <w:rsid w:val="00D43949"/>
    <w:rsid w:val="00D56101"/>
    <w:rsid w:val="00D85E0F"/>
    <w:rsid w:val="00E40DD4"/>
    <w:rsid w:val="00E610E9"/>
    <w:rsid w:val="00E959B4"/>
    <w:rsid w:val="00F20B71"/>
    <w:rsid w:val="00F84DD0"/>
    <w:rsid w:val="01812D31"/>
    <w:rsid w:val="024C4B4B"/>
    <w:rsid w:val="027520A3"/>
    <w:rsid w:val="035AB3EA"/>
    <w:rsid w:val="038D7E8C"/>
    <w:rsid w:val="0561C50B"/>
    <w:rsid w:val="061F991E"/>
    <w:rsid w:val="098CD255"/>
    <w:rsid w:val="0A552152"/>
    <w:rsid w:val="0ACD6344"/>
    <w:rsid w:val="0C15C9AA"/>
    <w:rsid w:val="0C2C5BC3"/>
    <w:rsid w:val="0C6F39EC"/>
    <w:rsid w:val="0D4E12A9"/>
    <w:rsid w:val="0F72E634"/>
    <w:rsid w:val="10368789"/>
    <w:rsid w:val="115D240B"/>
    <w:rsid w:val="11FFA10C"/>
    <w:rsid w:val="122C68CD"/>
    <w:rsid w:val="133F768D"/>
    <w:rsid w:val="13ED5F75"/>
    <w:rsid w:val="141F0981"/>
    <w:rsid w:val="14979B09"/>
    <w:rsid w:val="15F5808C"/>
    <w:rsid w:val="16CB660B"/>
    <w:rsid w:val="1720F1CD"/>
    <w:rsid w:val="17D8123A"/>
    <w:rsid w:val="18E6E879"/>
    <w:rsid w:val="18F32459"/>
    <w:rsid w:val="19677F32"/>
    <w:rsid w:val="1A18E426"/>
    <w:rsid w:val="1C364BBC"/>
    <w:rsid w:val="1D56AA0D"/>
    <w:rsid w:val="1DF17D30"/>
    <w:rsid w:val="1EF5BBFE"/>
    <w:rsid w:val="1F97EA60"/>
    <w:rsid w:val="20615739"/>
    <w:rsid w:val="214EC6BA"/>
    <w:rsid w:val="21E05D46"/>
    <w:rsid w:val="220A6B5B"/>
    <w:rsid w:val="223A35A8"/>
    <w:rsid w:val="2252FA74"/>
    <w:rsid w:val="22E146EC"/>
    <w:rsid w:val="23305AD7"/>
    <w:rsid w:val="238378A6"/>
    <w:rsid w:val="24E322D7"/>
    <w:rsid w:val="26D95527"/>
    <w:rsid w:val="28D043E4"/>
    <w:rsid w:val="2913A8F8"/>
    <w:rsid w:val="291C18A7"/>
    <w:rsid w:val="29DA9DAE"/>
    <w:rsid w:val="2AAB1347"/>
    <w:rsid w:val="2AC1FB26"/>
    <w:rsid w:val="2AE64F4B"/>
    <w:rsid w:val="2B1AA18C"/>
    <w:rsid w:val="2B1F95BC"/>
    <w:rsid w:val="2C548233"/>
    <w:rsid w:val="2DBDFCEA"/>
    <w:rsid w:val="2ECBA371"/>
    <w:rsid w:val="30DA2EF9"/>
    <w:rsid w:val="329F5D57"/>
    <w:rsid w:val="32DB87B0"/>
    <w:rsid w:val="33730080"/>
    <w:rsid w:val="342C35AA"/>
    <w:rsid w:val="35083BFA"/>
    <w:rsid w:val="364EA362"/>
    <w:rsid w:val="36AD897E"/>
    <w:rsid w:val="37F87F4A"/>
    <w:rsid w:val="38080E0B"/>
    <w:rsid w:val="38F36341"/>
    <w:rsid w:val="3B95F016"/>
    <w:rsid w:val="3D3C504E"/>
    <w:rsid w:val="43E43C3F"/>
    <w:rsid w:val="43E76727"/>
    <w:rsid w:val="44277DD9"/>
    <w:rsid w:val="44327C7A"/>
    <w:rsid w:val="44B66AC9"/>
    <w:rsid w:val="45912757"/>
    <w:rsid w:val="461221C7"/>
    <w:rsid w:val="4665DA33"/>
    <w:rsid w:val="4745CD42"/>
    <w:rsid w:val="47AE32E2"/>
    <w:rsid w:val="481353DF"/>
    <w:rsid w:val="48E6C367"/>
    <w:rsid w:val="48EC6AF7"/>
    <w:rsid w:val="491CFB9A"/>
    <w:rsid w:val="4B2BBDB8"/>
    <w:rsid w:val="4B705265"/>
    <w:rsid w:val="4CD7100A"/>
    <w:rsid w:val="4D5A2E15"/>
    <w:rsid w:val="4E3D9811"/>
    <w:rsid w:val="50CE7948"/>
    <w:rsid w:val="517B93DB"/>
    <w:rsid w:val="52D275CF"/>
    <w:rsid w:val="52E3A436"/>
    <w:rsid w:val="53BED472"/>
    <w:rsid w:val="54A5335B"/>
    <w:rsid w:val="55585249"/>
    <w:rsid w:val="56BF718C"/>
    <w:rsid w:val="577B2939"/>
    <w:rsid w:val="57EC32E9"/>
    <w:rsid w:val="588F837C"/>
    <w:rsid w:val="59425092"/>
    <w:rsid w:val="5975126D"/>
    <w:rsid w:val="5B5E2848"/>
    <w:rsid w:val="5D9C4760"/>
    <w:rsid w:val="606944F3"/>
    <w:rsid w:val="606CEC3D"/>
    <w:rsid w:val="606D0775"/>
    <w:rsid w:val="6075B4A6"/>
    <w:rsid w:val="60FD3FBF"/>
    <w:rsid w:val="6123A282"/>
    <w:rsid w:val="61343C63"/>
    <w:rsid w:val="6142FB84"/>
    <w:rsid w:val="62EB3522"/>
    <w:rsid w:val="64311B16"/>
    <w:rsid w:val="6440B687"/>
    <w:rsid w:val="6483EE16"/>
    <w:rsid w:val="67058636"/>
    <w:rsid w:val="6803AFAB"/>
    <w:rsid w:val="68441ECF"/>
    <w:rsid w:val="68653298"/>
    <w:rsid w:val="6A6F8E93"/>
    <w:rsid w:val="6B0793C4"/>
    <w:rsid w:val="6B0B01D3"/>
    <w:rsid w:val="6C33DB02"/>
    <w:rsid w:val="6C6078C5"/>
    <w:rsid w:val="6C7892A9"/>
    <w:rsid w:val="6DFD1BAE"/>
    <w:rsid w:val="6EEEFA00"/>
    <w:rsid w:val="707C26E8"/>
    <w:rsid w:val="734FC090"/>
    <w:rsid w:val="74539E5A"/>
    <w:rsid w:val="74D5EF67"/>
    <w:rsid w:val="7586CD7F"/>
    <w:rsid w:val="75F71F32"/>
    <w:rsid w:val="763F8532"/>
    <w:rsid w:val="76B098AB"/>
    <w:rsid w:val="7937EC62"/>
    <w:rsid w:val="79836559"/>
    <w:rsid w:val="7B1402D4"/>
    <w:rsid w:val="7C3BE72A"/>
    <w:rsid w:val="7E5DE210"/>
    <w:rsid w:val="7F46177A"/>
    <w:rsid w:val="7FEA5566"/>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113A8FD"/>
  <w15:chartTrackingRefBased/>
  <w15:docId w15:val="{BD97EEE3-250C-430E-B5A0-C9D9E125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652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65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806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52A3"/>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652A3"/>
    <w:pPr>
      <w:ind w:left="720"/>
      <w:contextualSpacing/>
    </w:pPr>
  </w:style>
  <w:style w:type="character" w:customStyle="1" w:styleId="Ttulo2Car">
    <w:name w:val="Título 2 Car"/>
    <w:basedOn w:val="Fuentedeprrafopredeter"/>
    <w:link w:val="Ttulo2"/>
    <w:uiPriority w:val="9"/>
    <w:rsid w:val="006652A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80655"/>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B35B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5BE4"/>
  </w:style>
  <w:style w:type="paragraph" w:styleId="Piedepgina">
    <w:name w:val="footer"/>
    <w:basedOn w:val="Normal"/>
    <w:link w:val="PiedepginaCar"/>
    <w:uiPriority w:val="99"/>
    <w:unhideWhenUsed/>
    <w:rsid w:val="00B35B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5BE4"/>
  </w:style>
  <w:style w:type="paragraph" w:styleId="Revisin">
    <w:name w:val="Revision"/>
    <w:hidden/>
    <w:uiPriority w:val="99"/>
    <w:semiHidden/>
    <w:rsid w:val="00577CB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1851</Words>
  <Characters>10183</Characters>
  <Application>Microsoft Office Word</Application>
  <DocSecurity>0</DocSecurity>
  <Lines>84</Lines>
  <Paragraphs>24</Paragraphs>
  <ScaleCrop>false</ScaleCrop>
  <Company/>
  <LinksUpToDate>false</LinksUpToDate>
  <CharactersWithSpaces>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Goddard</dc:creator>
  <cp:keywords/>
  <dc:description/>
  <cp:lastModifiedBy>Roberto Goddard</cp:lastModifiedBy>
  <cp:revision>2</cp:revision>
  <dcterms:created xsi:type="dcterms:W3CDTF">2024-10-25T19:42:00Z</dcterms:created>
  <dcterms:modified xsi:type="dcterms:W3CDTF">2024-10-25T19:42:00Z</dcterms:modified>
</cp:coreProperties>
</file>